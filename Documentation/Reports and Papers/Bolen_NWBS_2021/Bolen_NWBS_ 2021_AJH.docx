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ED89DD7" w:rsidR="004C5E7D" w:rsidRDefault="00176B45">
      <w:pPr>
        <w:pStyle w:val="Subtitle"/>
        <w:rPr>
          <w:u w:val="single"/>
        </w:rPr>
      </w:pPr>
      <w:r>
        <w:rPr>
          <w:b/>
          <w:smallCaps/>
        </w:rPr>
        <w:t xml:space="preserve">Isometric torque values for </w:t>
      </w:r>
      <w:r w:rsidR="00391CD6">
        <w:rPr>
          <w:b/>
          <w:smallCaps/>
        </w:rPr>
        <w:t>artificial knee using braided pneumatic actuators</w:t>
      </w:r>
    </w:p>
    <w:p w14:paraId="00000002" w14:textId="77777777" w:rsidR="004C5E7D" w:rsidRDefault="004C5E7D">
      <w:pPr>
        <w:pStyle w:val="Subtitle"/>
        <w:rPr>
          <w:u w:val="single"/>
        </w:rPr>
      </w:pPr>
    </w:p>
    <w:p w14:paraId="00000003" w14:textId="583F0BCC" w:rsidR="004C5E7D" w:rsidRDefault="00176B45">
      <w:pPr>
        <w:pStyle w:val="Subtitle"/>
      </w:pPr>
      <w:r>
        <w:t>Ben P. Bolen</w:t>
      </w:r>
      <w:r w:rsidR="00AC2E75">
        <w:rPr>
          <w:vertAlign w:val="superscript"/>
        </w:rPr>
        <w:t>1</w:t>
      </w:r>
      <w:r w:rsidR="00AC2E75">
        <w:t xml:space="preserve">, </w:t>
      </w:r>
      <w:r>
        <w:t>Lindie Burgess</w:t>
      </w:r>
      <w:r>
        <w:rPr>
          <w:vertAlign w:val="superscript"/>
        </w:rPr>
        <w:t>1</w:t>
      </w:r>
      <w:r w:rsidR="00AC2E75">
        <w:t xml:space="preserve">, </w:t>
      </w:r>
      <w:r>
        <w:t>Connor Morrow</w:t>
      </w:r>
      <w:r>
        <w:rPr>
          <w:vertAlign w:val="superscript"/>
        </w:rPr>
        <w:t>1</w:t>
      </w:r>
      <w:r>
        <w:t>, and Alexander J. Hunt</w:t>
      </w:r>
      <w:r>
        <w:rPr>
          <w:vertAlign w:val="superscript"/>
        </w:rPr>
        <w:t>1</w:t>
      </w:r>
    </w:p>
    <w:p w14:paraId="248FA644" w14:textId="4D029028" w:rsidR="00176B45" w:rsidRDefault="00AC2E75">
      <w:pPr>
        <w:pStyle w:val="Subtitle"/>
      </w:pPr>
      <w:r>
        <w:rPr>
          <w:vertAlign w:val="superscript"/>
        </w:rPr>
        <w:t>1</w:t>
      </w:r>
      <w:r w:rsidR="00176B45">
        <w:t>De</w:t>
      </w:r>
      <w:r w:rsidR="00176B45" w:rsidRPr="00176B45">
        <w:t>pt. of Mechanical and Materials Engineering, Portland State University, Portland, OR</w:t>
      </w:r>
    </w:p>
    <w:p w14:paraId="00000006" w14:textId="0CB73734" w:rsidR="004C5E7D" w:rsidRDefault="00AC2E75">
      <w:pPr>
        <w:pBdr>
          <w:top w:val="nil"/>
          <w:left w:val="nil"/>
          <w:bottom w:val="nil"/>
          <w:right w:val="nil"/>
          <w:between w:val="nil"/>
        </w:pBdr>
        <w:spacing w:after="200"/>
        <w:jc w:val="center"/>
        <w:rPr>
          <w:rFonts w:ascii="Times New Roman" w:eastAsia="Times New Roman" w:hAnsi="Times New Roman"/>
          <w:color w:val="000000"/>
        </w:rPr>
        <w:sectPr w:rsidR="004C5E7D">
          <w:pgSz w:w="12240" w:h="15840"/>
          <w:pgMar w:top="720" w:right="720" w:bottom="720" w:left="720" w:header="720" w:footer="720" w:gutter="0"/>
          <w:pgNumType w:start="1"/>
          <w:cols w:space="720"/>
        </w:sectPr>
      </w:pPr>
      <w:bookmarkStart w:id="0" w:name="_heading=h.gjdgxs" w:colFirst="0" w:colLast="0"/>
      <w:bookmarkEnd w:id="0"/>
      <w:r>
        <w:rPr>
          <w:rFonts w:ascii="Times New Roman" w:eastAsia="Times New Roman" w:hAnsi="Times New Roman"/>
          <w:color w:val="000000"/>
        </w:rPr>
        <w:t xml:space="preserve">email: </w:t>
      </w:r>
      <w:hyperlink r:id="rId6" w:history="1">
        <w:r w:rsidR="00176B45" w:rsidRPr="00164B25">
          <w:rPr>
            <w:rStyle w:val="Hyperlink"/>
            <w:rFonts w:ascii="Times New Roman" w:eastAsia="Times New Roman" w:hAnsi="Times New Roman"/>
          </w:rPr>
          <w:t>bbolen83@gmail.com</w:t>
        </w:r>
      </w:hyperlink>
      <w:r>
        <w:rPr>
          <w:rFonts w:ascii="Times New Roman" w:eastAsia="Times New Roman" w:hAnsi="Times New Roman"/>
          <w:color w:val="000000"/>
        </w:rPr>
        <w:t xml:space="preserve">   </w:t>
      </w:r>
    </w:p>
    <w:p w14:paraId="00000007" w14:textId="77777777" w:rsidR="004C5E7D" w:rsidRDefault="00AC2E75">
      <w:pPr>
        <w:pBdr>
          <w:top w:val="nil"/>
          <w:left w:val="nil"/>
          <w:bottom w:val="nil"/>
          <w:right w:val="nil"/>
          <w:between w:val="nil"/>
        </w:pBdr>
        <w:spacing w:after="0"/>
        <w:rPr>
          <w:rFonts w:ascii="Times New Roman" w:eastAsia="Times New Roman" w:hAnsi="Times New Roman"/>
          <w:b/>
          <w:color w:val="000000"/>
        </w:rPr>
      </w:pPr>
      <w:r>
        <w:rPr>
          <w:rFonts w:ascii="Times New Roman" w:eastAsia="Times New Roman" w:hAnsi="Times New Roman"/>
          <w:b/>
          <w:color w:val="000000"/>
        </w:rPr>
        <w:t>Introduction</w:t>
      </w:r>
    </w:p>
    <w:p w14:paraId="3DF31387" w14:textId="39693DCA" w:rsidR="00391CD6" w:rsidRDefault="00391CD6">
      <w:pPr>
        <w:pBdr>
          <w:top w:val="nil"/>
          <w:left w:val="nil"/>
          <w:bottom w:val="nil"/>
          <w:right w:val="nil"/>
          <w:between w:val="nil"/>
        </w:pBdr>
        <w:tabs>
          <w:tab w:val="left" w:pos="270"/>
        </w:tabs>
        <w:spacing w:after="0"/>
        <w:rPr>
          <w:rFonts w:ascii="Times New Roman" w:eastAsia="Times New Roman" w:hAnsi="Times New Roman"/>
        </w:rPr>
      </w:pPr>
      <w:r w:rsidRPr="00391CD6">
        <w:rPr>
          <w:rFonts w:ascii="Times New Roman" w:eastAsia="Times New Roman" w:hAnsi="Times New Roman"/>
        </w:rPr>
        <w:t>Neural control of locomotion is a complex process of sensing, processing, and acting that is not well understood. Greater understanding necessitates modelling biomechanics and neural circuits, and investigating how interactions between the nervous system, the body, and the environment result in effective movement and behaviours. Some of our previous work</w:t>
      </w:r>
      <w:r w:rsidR="002F0BF1">
        <w:rPr>
          <w:rFonts w:ascii="Times New Roman" w:eastAsia="Times New Roman" w:hAnsi="Times New Roman"/>
        </w:rPr>
        <w:t xml:space="preserve"> </w:t>
      </w:r>
      <w:r w:rsidR="00D97939">
        <w:rPr>
          <w:rFonts w:ascii="Times New Roman" w:eastAsia="Times New Roman" w:hAnsi="Times New Roman"/>
        </w:rPr>
        <w:t>[1]</w:t>
      </w:r>
      <w:r w:rsidRPr="00391CD6">
        <w:rPr>
          <w:rFonts w:ascii="Times New Roman" w:eastAsia="Times New Roman" w:hAnsi="Times New Roman"/>
        </w:rPr>
        <w:t xml:space="preserve"> has been to design, from a biomechancial and engineering design approach,  a bipedal biomimetic humanoid robot that is actuated by Festo-brand braided pneumatic actuators (BPAs)</w:t>
      </w:r>
      <w:r w:rsidR="002F0BF1">
        <w:rPr>
          <w:rFonts w:ascii="Times New Roman" w:eastAsia="Times New Roman" w:hAnsi="Times New Roman"/>
        </w:rPr>
        <w:t>, or</w:t>
      </w:r>
      <w:r w:rsidRPr="00391CD6">
        <w:rPr>
          <w:rFonts w:ascii="Times New Roman" w:eastAsia="Times New Roman" w:hAnsi="Times New Roman"/>
        </w:rPr>
        <w:t xml:space="preserve"> artificial muscles. BPAs can be used as artificial muscles because they have force-length curves grossly similar to real muscle</w:t>
      </w:r>
      <w:r w:rsidR="002F0BF1">
        <w:rPr>
          <w:rFonts w:ascii="Times New Roman" w:eastAsia="Times New Roman" w:hAnsi="Times New Roman"/>
        </w:rPr>
        <w:t>, are compliant, and can only pull, not push</w:t>
      </w:r>
      <w:r w:rsidRPr="00391CD6">
        <w:rPr>
          <w:rFonts w:ascii="Times New Roman" w:eastAsia="Times New Roman" w:hAnsi="Times New Roman"/>
        </w:rPr>
        <w:t>.</w:t>
      </w:r>
    </w:p>
    <w:p w14:paraId="18F5684C" w14:textId="0DBCC57F" w:rsidR="00391CD6" w:rsidRDefault="00391CD6">
      <w:pPr>
        <w:pBdr>
          <w:top w:val="nil"/>
          <w:left w:val="nil"/>
          <w:bottom w:val="nil"/>
          <w:right w:val="nil"/>
          <w:between w:val="nil"/>
        </w:pBdr>
        <w:tabs>
          <w:tab w:val="left" w:pos="270"/>
        </w:tabs>
        <w:spacing w:after="0"/>
        <w:rPr>
          <w:rFonts w:ascii="Times New Roman" w:eastAsia="Times New Roman" w:hAnsi="Times New Roman"/>
        </w:rPr>
      </w:pPr>
      <w:r>
        <w:rPr>
          <w:rFonts w:ascii="Times New Roman" w:eastAsia="Times New Roman" w:hAnsi="Times New Roman"/>
        </w:rPr>
        <w:tab/>
      </w:r>
      <w:r w:rsidRPr="00391CD6">
        <w:rPr>
          <w:rFonts w:ascii="Times New Roman" w:eastAsia="Times New Roman" w:hAnsi="Times New Roman"/>
        </w:rPr>
        <w:t>In our current work we build part of that robot (the knee, femur, and tibia), with uniarticular knee flexor and extensor BPAs, to test for the maximum isometric torque about the knee joint at various knee positions. We</w:t>
      </w:r>
      <w:r w:rsidR="00D97939">
        <w:rPr>
          <w:rFonts w:ascii="Times New Roman" w:eastAsia="Times New Roman" w:hAnsi="Times New Roman"/>
        </w:rPr>
        <w:t xml:space="preserve"> </w:t>
      </w:r>
      <w:r w:rsidR="002F0BF1">
        <w:rPr>
          <w:rFonts w:ascii="Times New Roman" w:eastAsia="Times New Roman" w:hAnsi="Times New Roman"/>
        </w:rPr>
        <w:t xml:space="preserve">will compare </w:t>
      </w:r>
      <w:r w:rsidRPr="00391CD6">
        <w:rPr>
          <w:rFonts w:ascii="Times New Roman" w:eastAsia="Times New Roman" w:hAnsi="Times New Roman"/>
        </w:rPr>
        <w:t xml:space="preserve">the measured isometric torque values about the knee joint </w:t>
      </w:r>
      <w:r w:rsidR="002F0BF1">
        <w:rPr>
          <w:rFonts w:ascii="Times New Roman" w:eastAsia="Times New Roman" w:hAnsi="Times New Roman"/>
        </w:rPr>
        <w:t xml:space="preserve">with </w:t>
      </w:r>
      <w:r w:rsidRPr="00391CD6">
        <w:rPr>
          <w:rFonts w:ascii="Times New Roman" w:eastAsia="Times New Roman" w:hAnsi="Times New Roman"/>
        </w:rPr>
        <w:t xml:space="preserve">the </w:t>
      </w:r>
      <w:r w:rsidR="00D97939">
        <w:rPr>
          <w:rFonts w:ascii="Times New Roman" w:eastAsia="Times New Roman" w:hAnsi="Times New Roman"/>
        </w:rPr>
        <w:t>calculated theoretical values</w:t>
      </w:r>
      <w:r w:rsidRPr="00391CD6">
        <w:rPr>
          <w:rFonts w:ascii="Times New Roman" w:eastAsia="Times New Roman" w:hAnsi="Times New Roman"/>
        </w:rPr>
        <w:t xml:space="preserve">. </w:t>
      </w:r>
    </w:p>
    <w:p w14:paraId="0000000B" w14:textId="7548AA08" w:rsidR="004C5E7D" w:rsidRDefault="004C5E7D">
      <w:pPr>
        <w:pBdr>
          <w:top w:val="nil"/>
          <w:left w:val="nil"/>
          <w:bottom w:val="nil"/>
          <w:right w:val="nil"/>
          <w:between w:val="nil"/>
        </w:pBdr>
        <w:spacing w:after="0"/>
        <w:rPr>
          <w:rFonts w:ascii="Times New Roman" w:eastAsia="Times New Roman" w:hAnsi="Times New Roman"/>
          <w:b/>
          <w:i/>
          <w:color w:val="C55911"/>
        </w:rPr>
      </w:pPr>
    </w:p>
    <w:p w14:paraId="0000000C" w14:textId="77777777" w:rsidR="004C5E7D" w:rsidRDefault="00AC2E75">
      <w:pPr>
        <w:pBdr>
          <w:top w:val="nil"/>
          <w:left w:val="nil"/>
          <w:bottom w:val="nil"/>
          <w:right w:val="nil"/>
          <w:between w:val="nil"/>
        </w:pBdr>
        <w:spacing w:after="0"/>
        <w:rPr>
          <w:rFonts w:ascii="Times New Roman" w:eastAsia="Times New Roman" w:hAnsi="Times New Roman"/>
          <w:b/>
          <w:color w:val="000000"/>
        </w:rPr>
      </w:pPr>
      <w:r>
        <w:rPr>
          <w:rFonts w:ascii="Times New Roman" w:eastAsia="Times New Roman" w:hAnsi="Times New Roman"/>
          <w:b/>
          <w:color w:val="000000"/>
        </w:rPr>
        <w:t>Methods</w:t>
      </w:r>
    </w:p>
    <w:p w14:paraId="7DA703C1" w14:textId="5D379C04" w:rsidR="00F04B01" w:rsidRDefault="00AC0BAD">
      <w:pPr>
        <w:pBdr>
          <w:top w:val="nil"/>
          <w:left w:val="nil"/>
          <w:bottom w:val="nil"/>
          <w:right w:val="nil"/>
          <w:between w:val="nil"/>
        </w:pBdr>
        <w:tabs>
          <w:tab w:val="left" w:pos="270"/>
        </w:tabs>
        <w:spacing w:after="0"/>
        <w:rPr>
          <w:rFonts w:ascii="Times New Roman" w:eastAsia="Times New Roman" w:hAnsi="Times New Roman"/>
          <w:color w:val="000000"/>
        </w:rPr>
      </w:pPr>
      <w:r>
        <w:rPr>
          <w:rFonts w:ascii="Times New Roman" w:eastAsia="Times New Roman" w:hAnsi="Times New Roman"/>
          <w:color w:val="000000"/>
        </w:rPr>
        <w:t>The artificial leg consists of 3D printed</w:t>
      </w:r>
      <w:r w:rsidR="00780958">
        <w:rPr>
          <w:rFonts w:ascii="Times New Roman" w:eastAsia="Times New Roman" w:hAnsi="Times New Roman"/>
          <w:color w:val="000000"/>
        </w:rPr>
        <w:t xml:space="preserve"> bone</w:t>
      </w:r>
      <w:r>
        <w:rPr>
          <w:rFonts w:ascii="Times New Roman" w:eastAsia="Times New Roman" w:hAnsi="Times New Roman"/>
          <w:color w:val="000000"/>
        </w:rPr>
        <w:t xml:space="preserve"> </w:t>
      </w:r>
      <w:r w:rsidR="00B62422">
        <w:rPr>
          <w:rFonts w:ascii="Times New Roman" w:eastAsia="Times New Roman" w:hAnsi="Times New Roman"/>
          <w:color w:val="000000"/>
        </w:rPr>
        <w:t xml:space="preserve">components and </w:t>
      </w:r>
      <w:r w:rsidR="003E309C">
        <w:rPr>
          <w:rFonts w:ascii="Times New Roman" w:eastAsia="Times New Roman" w:hAnsi="Times New Roman"/>
          <w:color w:val="000000"/>
        </w:rPr>
        <w:t>two BPAs</w:t>
      </w:r>
      <w:r w:rsidR="00B62422">
        <w:rPr>
          <w:rFonts w:ascii="Times New Roman" w:eastAsia="Times New Roman" w:hAnsi="Times New Roman"/>
          <w:color w:val="000000"/>
        </w:rPr>
        <w:t>.</w:t>
      </w:r>
      <w:r>
        <w:rPr>
          <w:rFonts w:ascii="Times New Roman" w:eastAsia="Times New Roman" w:hAnsi="Times New Roman"/>
          <w:color w:val="000000"/>
        </w:rPr>
        <w:t xml:space="preserve"> </w:t>
      </w:r>
      <w:r w:rsidR="003E309C">
        <w:rPr>
          <w:rFonts w:ascii="Times New Roman" w:eastAsia="Times New Roman" w:hAnsi="Times New Roman"/>
          <w:color w:val="000000"/>
        </w:rPr>
        <w:t xml:space="preserve">One of the BPAs is configured as a knee flexor, and the other is a knee extensor muscle. </w:t>
      </w:r>
      <w:r w:rsidR="00B62422">
        <w:rPr>
          <w:rFonts w:ascii="Times New Roman" w:eastAsia="Times New Roman" w:hAnsi="Times New Roman"/>
          <w:color w:val="000000"/>
        </w:rPr>
        <w:t>The knee</w:t>
      </w:r>
      <w:r w:rsidR="003E309C">
        <w:rPr>
          <w:rFonts w:ascii="Times New Roman" w:eastAsia="Times New Roman" w:hAnsi="Times New Roman"/>
          <w:color w:val="000000"/>
        </w:rPr>
        <w:t xml:space="preserve"> is a rotating and translating</w:t>
      </w:r>
      <w:r w:rsidR="00B62422">
        <w:rPr>
          <w:rFonts w:ascii="Times New Roman" w:eastAsia="Times New Roman" w:hAnsi="Times New Roman"/>
          <w:color w:val="000000"/>
        </w:rPr>
        <w:t xml:space="preserve"> </w:t>
      </w:r>
      <w:r w:rsidR="003E309C">
        <w:rPr>
          <w:rFonts w:ascii="Times New Roman" w:eastAsia="Times New Roman" w:hAnsi="Times New Roman"/>
          <w:color w:val="000000"/>
        </w:rPr>
        <w:t xml:space="preserve">joint </w:t>
      </w:r>
      <w:r w:rsidR="00B62422">
        <w:rPr>
          <w:rFonts w:ascii="Times New Roman" w:eastAsia="Times New Roman" w:hAnsi="Times New Roman"/>
          <w:color w:val="000000"/>
        </w:rPr>
        <w:t>design</w:t>
      </w:r>
      <w:r w:rsidR="003E309C">
        <w:rPr>
          <w:rFonts w:ascii="Times New Roman" w:eastAsia="Times New Roman" w:hAnsi="Times New Roman"/>
          <w:color w:val="000000"/>
        </w:rPr>
        <w:t>ed</w:t>
      </w:r>
      <w:r w:rsidR="00B62422">
        <w:rPr>
          <w:rFonts w:ascii="Times New Roman" w:eastAsia="Times New Roman" w:hAnsi="Times New Roman"/>
          <w:color w:val="000000"/>
        </w:rPr>
        <w:t xml:space="preserve"> </w:t>
      </w:r>
      <w:r w:rsidR="003E309C">
        <w:rPr>
          <w:rFonts w:ascii="Times New Roman" w:eastAsia="Times New Roman" w:hAnsi="Times New Roman"/>
          <w:color w:val="000000"/>
        </w:rPr>
        <w:t>by</w:t>
      </w:r>
      <w:r>
        <w:rPr>
          <w:rFonts w:ascii="Times New Roman" w:eastAsia="Times New Roman" w:hAnsi="Times New Roman"/>
          <w:color w:val="000000"/>
        </w:rPr>
        <w:t xml:space="preserve"> Steele</w:t>
      </w:r>
      <w:ins w:id="1" w:author="Alexander Hunt" w:date="2021-06-04T19:14:00Z">
        <w:r w:rsidR="002F0BF1">
          <w:rPr>
            <w:rFonts w:ascii="Times New Roman" w:eastAsia="Times New Roman" w:hAnsi="Times New Roman"/>
            <w:color w:val="000000"/>
          </w:rPr>
          <w:t xml:space="preserve"> </w:t>
        </w:r>
      </w:ins>
      <w:r>
        <w:rPr>
          <w:rFonts w:ascii="Times New Roman" w:eastAsia="Times New Roman" w:hAnsi="Times New Roman"/>
          <w:color w:val="000000"/>
        </w:rPr>
        <w:t xml:space="preserve">[2]. </w:t>
      </w:r>
      <w:r w:rsidR="00C11868">
        <w:rPr>
          <w:rFonts w:ascii="Times New Roman" w:eastAsia="Times New Roman" w:hAnsi="Times New Roman"/>
          <w:color w:val="000000"/>
        </w:rPr>
        <w:t xml:space="preserve">A </w:t>
      </w:r>
      <w:r w:rsidR="003E309C">
        <w:rPr>
          <w:rFonts w:ascii="Times New Roman" w:eastAsia="Times New Roman" w:hAnsi="Times New Roman"/>
          <w:color w:val="000000"/>
        </w:rPr>
        <w:t xml:space="preserve">CALT-100 kg force sensor is </w:t>
      </w:r>
      <w:r w:rsidR="00C11868">
        <w:rPr>
          <w:rFonts w:ascii="Times New Roman" w:eastAsia="Times New Roman" w:hAnsi="Times New Roman"/>
          <w:color w:val="000000"/>
        </w:rPr>
        <w:t>tied to the swing arm of the testing jig on one end</w:t>
      </w:r>
      <w:r w:rsidR="00C8471F">
        <w:rPr>
          <w:rFonts w:ascii="Times New Roman" w:eastAsia="Times New Roman" w:hAnsi="Times New Roman"/>
          <w:color w:val="000000"/>
        </w:rPr>
        <w:t xml:space="preserve"> and the tibia on the other end</w:t>
      </w:r>
      <w:r w:rsidR="003E309C">
        <w:rPr>
          <w:rFonts w:ascii="Times New Roman" w:eastAsia="Times New Roman" w:hAnsi="Times New Roman"/>
          <w:color w:val="000000"/>
        </w:rPr>
        <w:t xml:space="preserve">. </w:t>
      </w:r>
      <w:r w:rsidR="00BF7B8A">
        <w:rPr>
          <w:rFonts w:ascii="Times New Roman" w:eastAsia="Times New Roman" w:hAnsi="Times New Roman"/>
          <w:color w:val="000000"/>
        </w:rPr>
        <w:t xml:space="preserve">The jig is positioned so that the sagittal plane of the leg is parallel with the floor to negate the effect of gravity. </w:t>
      </w:r>
      <w:r w:rsidR="00C8471F">
        <w:rPr>
          <w:rFonts w:ascii="Times New Roman" w:eastAsia="Times New Roman" w:hAnsi="Times New Roman"/>
          <w:color w:val="000000"/>
        </w:rPr>
        <w:t xml:space="preserve">A winch is used to move and lock the swing arm so that the knee can be tested at different angles. </w:t>
      </w:r>
      <w:r w:rsidR="00BF7B8A">
        <w:rPr>
          <w:rFonts w:ascii="Times New Roman" w:eastAsia="Times New Roman" w:hAnsi="Times New Roman"/>
          <w:color w:val="000000"/>
        </w:rPr>
        <w:t>Force d</w:t>
      </w:r>
      <w:r w:rsidR="00C8471F">
        <w:rPr>
          <w:rFonts w:ascii="Times New Roman" w:eastAsia="Times New Roman" w:hAnsi="Times New Roman"/>
          <w:color w:val="000000"/>
        </w:rPr>
        <w:t xml:space="preserve">ata is collected from the force sensor using a load cell amplified, Arduino Due, and </w:t>
      </w:r>
      <w:proofErr w:type="spellStart"/>
      <w:r w:rsidR="00C8471F">
        <w:rPr>
          <w:rFonts w:ascii="Times New Roman" w:eastAsia="Times New Roman" w:hAnsi="Times New Roman"/>
          <w:color w:val="000000"/>
        </w:rPr>
        <w:t>Matlab</w:t>
      </w:r>
      <w:proofErr w:type="spellEnd"/>
      <w:r w:rsidR="00C8471F">
        <w:rPr>
          <w:rFonts w:ascii="Times New Roman" w:eastAsia="Times New Roman" w:hAnsi="Times New Roman"/>
          <w:color w:val="000000"/>
        </w:rPr>
        <w:t xml:space="preserve"> 2020b.</w:t>
      </w:r>
    </w:p>
    <w:p w14:paraId="5B7E5038" w14:textId="1DF15D66" w:rsidR="00BF7B8A" w:rsidRDefault="00BF7B8A">
      <w:pPr>
        <w:pBdr>
          <w:top w:val="nil"/>
          <w:left w:val="nil"/>
          <w:bottom w:val="nil"/>
          <w:right w:val="nil"/>
          <w:between w:val="nil"/>
        </w:pBdr>
        <w:tabs>
          <w:tab w:val="left" w:pos="270"/>
        </w:tabs>
        <w:spacing w:after="0"/>
        <w:rPr>
          <w:rFonts w:ascii="Times New Roman" w:eastAsia="Times New Roman" w:hAnsi="Times New Roman"/>
          <w:color w:val="000000"/>
        </w:rPr>
      </w:pPr>
      <w:r>
        <w:rPr>
          <w:rFonts w:ascii="Times New Roman" w:eastAsia="Times New Roman" w:hAnsi="Times New Roman"/>
          <w:color w:val="000000"/>
        </w:rPr>
        <w:tab/>
        <w:t xml:space="preserve">Images of the test set up are taken with the rear camera of a Samsung Galaxy S10+. These images are then processed in Hugin to eliminate </w:t>
      </w:r>
      <w:r w:rsidR="000A62C1">
        <w:rPr>
          <w:rFonts w:ascii="Times New Roman" w:eastAsia="Times New Roman" w:hAnsi="Times New Roman"/>
          <w:color w:val="000000"/>
        </w:rPr>
        <w:t xml:space="preserve">any perspective and barrel distortion. After this, FIJI (Fiji Is Just </w:t>
      </w:r>
      <w:proofErr w:type="spellStart"/>
      <w:r w:rsidR="000A62C1">
        <w:rPr>
          <w:rFonts w:ascii="Times New Roman" w:eastAsia="Times New Roman" w:hAnsi="Times New Roman"/>
          <w:color w:val="000000"/>
        </w:rPr>
        <w:t>Imagej</w:t>
      </w:r>
      <w:proofErr w:type="spellEnd"/>
      <w:r w:rsidR="000A62C1">
        <w:rPr>
          <w:rFonts w:ascii="Times New Roman" w:eastAsia="Times New Roman" w:hAnsi="Times New Roman"/>
          <w:color w:val="000000"/>
        </w:rPr>
        <w:t xml:space="preserve">) is used to measure the angle of the knee, the moment arm length, and the angle of the force cell to the tibia. </w:t>
      </w:r>
      <w:r w:rsidR="00780958">
        <w:rPr>
          <w:rFonts w:ascii="Times New Roman" w:eastAsia="Times New Roman" w:hAnsi="Times New Roman"/>
          <w:color w:val="000000"/>
        </w:rPr>
        <w:t>This information</w:t>
      </w:r>
      <w:r w:rsidR="000A62C1">
        <w:rPr>
          <w:rFonts w:ascii="Times New Roman" w:eastAsia="Times New Roman" w:hAnsi="Times New Roman"/>
          <w:color w:val="000000"/>
        </w:rPr>
        <w:t xml:space="preserve"> allows for </w:t>
      </w:r>
      <w:r w:rsidR="00780958">
        <w:rPr>
          <w:rFonts w:ascii="Times New Roman" w:eastAsia="Times New Roman" w:hAnsi="Times New Roman"/>
          <w:color w:val="000000"/>
        </w:rPr>
        <w:t>the</w:t>
      </w:r>
      <w:r w:rsidR="000A62C1">
        <w:rPr>
          <w:rFonts w:ascii="Times New Roman" w:eastAsia="Times New Roman" w:hAnsi="Times New Roman"/>
          <w:color w:val="000000"/>
        </w:rPr>
        <w:t xml:space="preserve"> </w:t>
      </w:r>
      <w:r w:rsidR="000763F5">
        <w:rPr>
          <w:rFonts w:ascii="Times New Roman" w:eastAsia="Times New Roman" w:hAnsi="Times New Roman"/>
          <w:color w:val="000000"/>
        </w:rPr>
        <w:t>calculat</w:t>
      </w:r>
      <w:r w:rsidR="00780958">
        <w:rPr>
          <w:rFonts w:ascii="Times New Roman" w:eastAsia="Times New Roman" w:hAnsi="Times New Roman"/>
          <w:color w:val="000000"/>
        </w:rPr>
        <w:t>ion of</w:t>
      </w:r>
      <w:r w:rsidR="000763F5">
        <w:rPr>
          <w:rFonts w:ascii="Times New Roman" w:eastAsia="Times New Roman" w:hAnsi="Times New Roman"/>
          <w:color w:val="000000"/>
        </w:rPr>
        <w:t xml:space="preserve"> isometric force values. </w:t>
      </w:r>
      <w:r>
        <w:rPr>
          <w:rFonts w:ascii="Times New Roman" w:eastAsia="Times New Roman" w:hAnsi="Times New Roman"/>
          <w:color w:val="000000"/>
        </w:rPr>
        <w:t xml:space="preserve">Theoretical isometric force and torque values are calculated in the same way as we laid out in our previous </w:t>
      </w:r>
      <w:r w:rsidR="002F0BF1">
        <w:rPr>
          <w:rFonts w:ascii="Times New Roman" w:eastAsia="Times New Roman" w:hAnsi="Times New Roman"/>
          <w:color w:val="000000"/>
        </w:rPr>
        <w:t xml:space="preserve">work </w:t>
      </w:r>
      <w:r>
        <w:rPr>
          <w:rFonts w:ascii="Times New Roman" w:eastAsia="Times New Roman" w:hAnsi="Times New Roman"/>
          <w:color w:val="000000"/>
        </w:rPr>
        <w:t>[1].</w:t>
      </w:r>
    </w:p>
    <w:p w14:paraId="0000000F" w14:textId="1050DD10" w:rsidR="004C5E7D" w:rsidRDefault="00BC7393" w:rsidP="00C8471F">
      <w:pPr>
        <w:pBdr>
          <w:top w:val="nil"/>
          <w:left w:val="nil"/>
          <w:bottom w:val="nil"/>
          <w:right w:val="nil"/>
          <w:between w:val="nil"/>
        </w:pBdr>
        <w:spacing w:after="0"/>
        <w:rPr>
          <w:rFonts w:ascii="Times New Roman" w:eastAsia="Times New Roman" w:hAnsi="Times New Roman"/>
          <w:color w:val="000000"/>
        </w:rPr>
      </w:pPr>
      <w:r>
        <w:rPr>
          <w:noProof/>
        </w:rPr>
        <w:drawing>
          <wp:inline distT="0" distB="0" distL="0" distR="0" wp14:anchorId="7B9A85CC" wp14:editId="6890A683">
            <wp:extent cx="32004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0400" cy="1704975"/>
                    </a:xfrm>
                    <a:prstGeom prst="rect">
                      <a:avLst/>
                    </a:prstGeom>
                  </pic:spPr>
                </pic:pic>
              </a:graphicData>
            </a:graphic>
          </wp:inline>
        </w:drawing>
      </w:r>
    </w:p>
    <w:p w14:paraId="00000010" w14:textId="636E4CC6" w:rsidR="004C5E7D" w:rsidRDefault="00AC2E75">
      <w:pPr>
        <w:pBdr>
          <w:top w:val="nil"/>
          <w:left w:val="nil"/>
          <w:bottom w:val="nil"/>
          <w:right w:val="nil"/>
          <w:between w:val="nil"/>
        </w:pBdr>
        <w:spacing w:after="0"/>
        <w:rPr>
          <w:rFonts w:ascii="Times New Roman" w:eastAsia="Times New Roman" w:hAnsi="Times New Roman"/>
          <w:i/>
          <w:color w:val="000000"/>
          <w:sz w:val="18"/>
          <w:szCs w:val="18"/>
        </w:rPr>
      </w:pPr>
      <w:r>
        <w:rPr>
          <w:rFonts w:ascii="Times New Roman" w:eastAsia="Times New Roman" w:hAnsi="Times New Roman"/>
          <w:b/>
          <w:color w:val="000000"/>
          <w:sz w:val="18"/>
          <w:szCs w:val="18"/>
        </w:rPr>
        <w:t>Figure 1</w:t>
      </w:r>
      <w:r>
        <w:rPr>
          <w:rFonts w:ascii="Times New Roman" w:eastAsia="Times New Roman" w:hAnsi="Times New Roman"/>
          <w:color w:val="000000"/>
          <w:sz w:val="18"/>
          <w:szCs w:val="18"/>
        </w:rPr>
        <w:t xml:space="preserve">: </w:t>
      </w:r>
      <w:r w:rsidR="00BC7393">
        <w:rPr>
          <w:rFonts w:ascii="Times New Roman" w:eastAsia="Times New Roman" w:hAnsi="Times New Roman"/>
          <w:color w:val="000000"/>
          <w:sz w:val="18"/>
          <w:szCs w:val="18"/>
        </w:rPr>
        <w:t>Artificial leg with femur (A), knee (B), tibia (C), patella</w:t>
      </w:r>
      <w:r w:rsidR="002F275D">
        <w:rPr>
          <w:rFonts w:ascii="Times New Roman" w:eastAsia="Times New Roman" w:hAnsi="Times New Roman"/>
          <w:color w:val="000000"/>
          <w:sz w:val="18"/>
          <w:szCs w:val="18"/>
        </w:rPr>
        <w:t xml:space="preserve"> (D), knee flexor BPA (E), and knee extensor BPA (F).</w:t>
      </w:r>
      <w:r w:rsidR="000A62C1">
        <w:rPr>
          <w:rFonts w:ascii="Times New Roman" w:eastAsia="Times New Roman" w:hAnsi="Times New Roman"/>
          <w:color w:val="000000"/>
          <w:sz w:val="18"/>
          <w:szCs w:val="18"/>
        </w:rPr>
        <w:t xml:space="preserve"> The picture shows the artificial leg set up to test for isometric torque from the knee flexor BPA.</w:t>
      </w:r>
    </w:p>
    <w:p w14:paraId="00000011" w14:textId="151B4999" w:rsidR="004C5E7D" w:rsidRDefault="004C5E7D">
      <w:pPr>
        <w:pBdr>
          <w:top w:val="nil"/>
          <w:left w:val="nil"/>
          <w:bottom w:val="nil"/>
          <w:right w:val="nil"/>
          <w:between w:val="nil"/>
        </w:pBdr>
        <w:spacing w:after="0"/>
        <w:rPr>
          <w:rFonts w:ascii="Times New Roman" w:eastAsia="Times New Roman" w:hAnsi="Times New Roman"/>
          <w:b/>
          <w:i/>
          <w:color w:val="C55911"/>
        </w:rPr>
      </w:pPr>
    </w:p>
    <w:p w14:paraId="00000012" w14:textId="77777777" w:rsidR="004C5E7D" w:rsidRDefault="00AC2E75">
      <w:pPr>
        <w:pBdr>
          <w:top w:val="nil"/>
          <w:left w:val="nil"/>
          <w:bottom w:val="nil"/>
          <w:right w:val="nil"/>
          <w:between w:val="nil"/>
        </w:pBdr>
        <w:spacing w:after="0"/>
        <w:rPr>
          <w:rFonts w:ascii="Times New Roman" w:eastAsia="Times New Roman" w:hAnsi="Times New Roman"/>
          <w:smallCaps/>
          <w:color w:val="000000"/>
        </w:rPr>
      </w:pPr>
      <w:r>
        <w:rPr>
          <w:rFonts w:ascii="Times New Roman" w:eastAsia="Times New Roman" w:hAnsi="Times New Roman"/>
          <w:b/>
          <w:color w:val="000000"/>
        </w:rPr>
        <w:t>Results and Discussion</w:t>
      </w:r>
    </w:p>
    <w:p w14:paraId="5C3D6911" w14:textId="1F063BE8" w:rsidR="006E25EE" w:rsidRDefault="006E25EE">
      <w:pPr>
        <w:pBdr>
          <w:top w:val="nil"/>
          <w:left w:val="nil"/>
          <w:bottom w:val="nil"/>
          <w:right w:val="nil"/>
          <w:between w:val="nil"/>
        </w:pBdr>
        <w:tabs>
          <w:tab w:val="left" w:pos="270"/>
        </w:tabs>
        <w:spacing w:after="0"/>
        <w:rPr>
          <w:rFonts w:ascii="Times New Roman" w:eastAsia="Times New Roman" w:hAnsi="Times New Roman"/>
          <w:color w:val="000000"/>
        </w:rPr>
      </w:pPr>
      <w:r>
        <w:rPr>
          <w:rFonts w:ascii="Times New Roman" w:eastAsia="Times New Roman" w:hAnsi="Times New Roman"/>
          <w:color w:val="000000"/>
        </w:rPr>
        <w:t>The results show that the calculated and theoretical values for the BPAs are similar over their active range of motion. The muscle diameter and attachment locations do not allow for the isometric torque of the artificial muscle and human muscle to match in the current design configuration. This was predicted by the theoretical model.</w:t>
      </w:r>
    </w:p>
    <w:p w14:paraId="62E8A1FF" w14:textId="2D777E84" w:rsidR="006E25EE" w:rsidRDefault="006E25EE">
      <w:pPr>
        <w:pBdr>
          <w:top w:val="nil"/>
          <w:left w:val="nil"/>
          <w:bottom w:val="nil"/>
          <w:right w:val="nil"/>
          <w:between w:val="nil"/>
        </w:pBdr>
        <w:tabs>
          <w:tab w:val="left" w:pos="270"/>
        </w:tabs>
        <w:spacing w:after="0"/>
        <w:rPr>
          <w:rFonts w:ascii="Times New Roman" w:eastAsia="Times New Roman" w:hAnsi="Times New Roman"/>
          <w:color w:val="000000"/>
        </w:rPr>
      </w:pPr>
      <w:r w:rsidRPr="006E25EE">
        <w:rPr>
          <w:rFonts w:ascii="Times New Roman" w:eastAsia="Times New Roman" w:hAnsi="Times New Roman"/>
          <w:noProof/>
          <w:color w:val="000000"/>
        </w:rPr>
        <w:drawing>
          <wp:inline distT="0" distB="0" distL="0" distR="0" wp14:anchorId="30DF83AC" wp14:editId="6DDF11D9">
            <wp:extent cx="3200400" cy="2399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399030"/>
                    </a:xfrm>
                    <a:prstGeom prst="rect">
                      <a:avLst/>
                    </a:prstGeom>
                    <a:noFill/>
                    <a:ln>
                      <a:noFill/>
                    </a:ln>
                  </pic:spPr>
                </pic:pic>
              </a:graphicData>
            </a:graphic>
          </wp:inline>
        </w:drawing>
      </w:r>
    </w:p>
    <w:p w14:paraId="181C2CA8" w14:textId="1C8A8820" w:rsidR="006E25EE" w:rsidRDefault="006E25EE">
      <w:pPr>
        <w:pBdr>
          <w:top w:val="nil"/>
          <w:left w:val="nil"/>
          <w:bottom w:val="nil"/>
          <w:right w:val="nil"/>
          <w:between w:val="nil"/>
        </w:pBdr>
        <w:tabs>
          <w:tab w:val="left" w:pos="270"/>
        </w:tabs>
        <w:spacing w:after="0"/>
        <w:rPr>
          <w:rFonts w:ascii="Times New Roman" w:eastAsia="Times New Roman" w:hAnsi="Times New Roman"/>
          <w:color w:val="000000"/>
        </w:rPr>
      </w:pPr>
      <w:r>
        <w:rPr>
          <w:rFonts w:ascii="Times New Roman" w:eastAsia="Times New Roman" w:hAnsi="Times New Roman"/>
          <w:b/>
          <w:color w:val="000000"/>
          <w:sz w:val="18"/>
          <w:szCs w:val="18"/>
        </w:rPr>
        <w:t xml:space="preserve">Figure </w:t>
      </w:r>
      <w:r>
        <w:rPr>
          <w:rFonts w:ascii="Times New Roman" w:eastAsia="Times New Roman" w:hAnsi="Times New Roman"/>
          <w:b/>
          <w:color w:val="000000"/>
          <w:sz w:val="18"/>
          <w:szCs w:val="18"/>
        </w:rPr>
        <w:t>2</w:t>
      </w:r>
      <w:r>
        <w:rPr>
          <w:rFonts w:ascii="Times New Roman" w:eastAsia="Times New Roman" w:hAnsi="Times New Roman"/>
          <w:color w:val="000000"/>
          <w:sz w:val="18"/>
          <w:szCs w:val="18"/>
        </w:rPr>
        <w:t xml:space="preserve">: </w:t>
      </w:r>
      <w:r>
        <w:rPr>
          <w:rFonts w:ascii="Times New Roman" w:eastAsia="Times New Roman" w:hAnsi="Times New Roman"/>
          <w:color w:val="000000"/>
          <w:sz w:val="18"/>
          <w:szCs w:val="18"/>
        </w:rPr>
        <w:t>Comparison of calculated, measured, and human knee torque values.</w:t>
      </w:r>
    </w:p>
    <w:p w14:paraId="0C5271F5" w14:textId="51EA8830" w:rsidR="006E25EE" w:rsidRDefault="006E25EE" w:rsidP="006E25EE">
      <w:pPr>
        <w:pBdr>
          <w:top w:val="nil"/>
          <w:left w:val="nil"/>
          <w:bottom w:val="nil"/>
          <w:right w:val="nil"/>
          <w:between w:val="nil"/>
        </w:pBdr>
        <w:tabs>
          <w:tab w:val="left" w:pos="270"/>
        </w:tabs>
        <w:spacing w:after="0"/>
        <w:rPr>
          <w:rFonts w:ascii="Times New Roman" w:eastAsia="Times New Roman" w:hAnsi="Times New Roman"/>
          <w:color w:val="000000"/>
        </w:rPr>
      </w:pPr>
      <w:r>
        <w:rPr>
          <w:rFonts w:ascii="Times New Roman" w:eastAsia="Times New Roman" w:hAnsi="Times New Roman"/>
          <w:color w:val="000000"/>
        </w:rPr>
        <w:tab/>
      </w:r>
      <w:r w:rsidRPr="00D97939">
        <w:rPr>
          <w:rFonts w:ascii="Times New Roman" w:eastAsia="Times New Roman" w:hAnsi="Times New Roman"/>
          <w:color w:val="000000"/>
        </w:rPr>
        <w:t>The results of these experiments help in better modelling and designing biomimetic humanoid robots. Future work will integrate these robots with neural controllers and feedback. Much of this current work revolves around humanoid robots but the results are broadly applicable to other biomimetic robots that use BPAs</w:t>
      </w:r>
      <w:r>
        <w:rPr>
          <w:rFonts w:ascii="Times New Roman" w:eastAsia="Times New Roman" w:hAnsi="Times New Roman"/>
          <w:color w:val="000000"/>
        </w:rPr>
        <w:t>.</w:t>
      </w:r>
    </w:p>
    <w:p w14:paraId="00000016" w14:textId="70B06E2D" w:rsidR="004C5E7D" w:rsidRDefault="004C5E7D">
      <w:pPr>
        <w:pBdr>
          <w:top w:val="nil"/>
          <w:left w:val="nil"/>
          <w:bottom w:val="nil"/>
          <w:right w:val="nil"/>
          <w:between w:val="nil"/>
        </w:pBdr>
        <w:spacing w:after="0"/>
        <w:rPr>
          <w:rFonts w:ascii="Times New Roman" w:eastAsia="Times New Roman" w:hAnsi="Times New Roman"/>
          <w:i/>
          <w:color w:val="C55911"/>
        </w:rPr>
      </w:pPr>
    </w:p>
    <w:p w14:paraId="00000017" w14:textId="77777777" w:rsidR="004C5E7D" w:rsidRDefault="00AC2E75">
      <w:pPr>
        <w:pBdr>
          <w:top w:val="nil"/>
          <w:left w:val="nil"/>
          <w:bottom w:val="nil"/>
          <w:right w:val="nil"/>
          <w:between w:val="nil"/>
        </w:pBdr>
        <w:spacing w:after="0"/>
        <w:rPr>
          <w:rFonts w:ascii="Times New Roman" w:eastAsia="Times New Roman" w:hAnsi="Times New Roman"/>
          <w:color w:val="000000"/>
        </w:rPr>
      </w:pPr>
      <w:r>
        <w:rPr>
          <w:rFonts w:ascii="Times New Roman" w:eastAsia="Times New Roman" w:hAnsi="Times New Roman"/>
          <w:b/>
          <w:color w:val="000000"/>
        </w:rPr>
        <w:t>Significance</w:t>
      </w:r>
    </w:p>
    <w:p w14:paraId="00000018" w14:textId="5F26E2DB" w:rsidR="004C5E7D" w:rsidRDefault="006E25EE">
      <w:pPr>
        <w:pBdr>
          <w:top w:val="nil"/>
          <w:left w:val="nil"/>
          <w:bottom w:val="nil"/>
          <w:right w:val="nil"/>
          <w:between w:val="nil"/>
        </w:pBdr>
        <w:tabs>
          <w:tab w:val="left" w:pos="270"/>
        </w:tabs>
        <w:spacing w:after="0"/>
        <w:rPr>
          <w:rFonts w:ascii="Times New Roman" w:eastAsia="Times New Roman" w:hAnsi="Times New Roman"/>
          <w:color w:val="000000"/>
        </w:rPr>
      </w:pPr>
      <w:r>
        <w:rPr>
          <w:rFonts w:ascii="Times New Roman" w:eastAsia="Times New Roman" w:hAnsi="Times New Roman"/>
          <w:color w:val="000000"/>
        </w:rPr>
        <w:t xml:space="preserve">Now that there is an isometric test apparatus for BPA powered biomimetic robots, more testing can be done with other artificial muscle arrangements. </w:t>
      </w:r>
      <w:r w:rsidR="001935BF">
        <w:rPr>
          <w:rFonts w:ascii="Times New Roman" w:eastAsia="Times New Roman" w:hAnsi="Times New Roman"/>
          <w:color w:val="000000"/>
        </w:rPr>
        <w:t xml:space="preserve">Future works can also now be performed on different methods of measuring muscle moment arms. </w:t>
      </w:r>
    </w:p>
    <w:p w14:paraId="00000019" w14:textId="2CC2BC75" w:rsidR="004C5E7D" w:rsidRDefault="004C5E7D">
      <w:pPr>
        <w:pBdr>
          <w:top w:val="nil"/>
          <w:left w:val="nil"/>
          <w:bottom w:val="nil"/>
          <w:right w:val="nil"/>
          <w:between w:val="nil"/>
        </w:pBdr>
        <w:spacing w:after="0"/>
        <w:rPr>
          <w:rFonts w:ascii="Times New Roman" w:eastAsia="Times New Roman" w:hAnsi="Times New Roman"/>
          <w:i/>
          <w:color w:val="C55911"/>
        </w:rPr>
      </w:pPr>
    </w:p>
    <w:p w14:paraId="0000001A" w14:textId="77777777" w:rsidR="004C5E7D" w:rsidRDefault="00AC2E75">
      <w:pPr>
        <w:pBdr>
          <w:top w:val="nil"/>
          <w:left w:val="nil"/>
          <w:bottom w:val="nil"/>
          <w:right w:val="nil"/>
          <w:between w:val="nil"/>
        </w:pBdr>
        <w:spacing w:after="0"/>
        <w:rPr>
          <w:rFonts w:ascii="Times New Roman" w:eastAsia="Times New Roman" w:hAnsi="Times New Roman"/>
          <w:b/>
          <w:color w:val="000000"/>
        </w:rPr>
      </w:pPr>
      <w:r>
        <w:rPr>
          <w:rFonts w:ascii="Times New Roman" w:eastAsia="Times New Roman" w:hAnsi="Times New Roman"/>
          <w:b/>
          <w:color w:val="000000"/>
        </w:rPr>
        <w:t>Acknowledgments</w:t>
      </w:r>
    </w:p>
    <w:p w14:paraId="41DE3F75" w14:textId="77777777" w:rsidR="00391CD6" w:rsidRPr="00391CD6" w:rsidRDefault="00391CD6" w:rsidP="00391CD6">
      <w:pPr>
        <w:pBdr>
          <w:top w:val="nil"/>
          <w:left w:val="nil"/>
          <w:bottom w:val="nil"/>
          <w:right w:val="nil"/>
          <w:between w:val="nil"/>
        </w:pBdr>
        <w:spacing w:after="0"/>
        <w:rPr>
          <w:rFonts w:ascii="Times New Roman" w:eastAsia="Times New Roman" w:hAnsi="Times New Roman"/>
          <w:color w:val="000000"/>
        </w:rPr>
      </w:pPr>
      <w:r w:rsidRPr="00391CD6">
        <w:rPr>
          <w:rFonts w:ascii="Times New Roman" w:eastAsia="Times New Roman" w:hAnsi="Times New Roman"/>
          <w:color w:val="000000"/>
        </w:rPr>
        <w:t xml:space="preserve">NSF grant for </w:t>
      </w:r>
      <w:proofErr w:type="spellStart"/>
      <w:r w:rsidRPr="00391CD6">
        <w:rPr>
          <w:rFonts w:ascii="Times New Roman" w:eastAsia="Times New Roman" w:hAnsi="Times New Roman"/>
          <w:color w:val="000000"/>
        </w:rPr>
        <w:t>NeuroNex</w:t>
      </w:r>
      <w:proofErr w:type="spellEnd"/>
      <w:r w:rsidRPr="00391CD6">
        <w:rPr>
          <w:rFonts w:ascii="Times New Roman" w:eastAsia="Times New Roman" w:hAnsi="Times New Roman"/>
          <w:color w:val="000000"/>
        </w:rPr>
        <w:t>: C3NS #2015317</w:t>
      </w:r>
    </w:p>
    <w:p w14:paraId="0332B8B6" w14:textId="77777777" w:rsidR="00391CD6" w:rsidRDefault="00391CD6" w:rsidP="00391CD6">
      <w:pPr>
        <w:pBdr>
          <w:top w:val="nil"/>
          <w:left w:val="nil"/>
          <w:bottom w:val="nil"/>
          <w:right w:val="nil"/>
          <w:between w:val="nil"/>
        </w:pBdr>
        <w:spacing w:after="0"/>
        <w:rPr>
          <w:rFonts w:ascii="Times New Roman" w:eastAsia="Times New Roman" w:hAnsi="Times New Roman"/>
          <w:color w:val="000000"/>
        </w:rPr>
      </w:pPr>
    </w:p>
    <w:p w14:paraId="063550F6" w14:textId="3BA6A5C8" w:rsidR="00391CD6" w:rsidRPr="00391CD6" w:rsidRDefault="00391CD6" w:rsidP="00391CD6">
      <w:pPr>
        <w:pBdr>
          <w:top w:val="nil"/>
          <w:left w:val="nil"/>
          <w:bottom w:val="nil"/>
          <w:right w:val="nil"/>
          <w:between w:val="nil"/>
        </w:pBdr>
        <w:spacing w:after="0"/>
        <w:rPr>
          <w:rFonts w:ascii="Times New Roman" w:eastAsia="Times New Roman" w:hAnsi="Times New Roman"/>
          <w:color w:val="000000"/>
        </w:rPr>
      </w:pPr>
      <w:r w:rsidRPr="00391CD6">
        <w:rPr>
          <w:rFonts w:ascii="Times New Roman" w:eastAsia="Times New Roman" w:hAnsi="Times New Roman"/>
          <w:color w:val="000000"/>
        </w:rPr>
        <w:t>NIH BUILD EXITO grant numbers 5RL5GM118963-06,</w:t>
      </w:r>
    </w:p>
    <w:p w14:paraId="466F9E98" w14:textId="77777777" w:rsidR="00391CD6" w:rsidRPr="00391CD6" w:rsidRDefault="00391CD6" w:rsidP="00391CD6">
      <w:pPr>
        <w:pBdr>
          <w:top w:val="nil"/>
          <w:left w:val="nil"/>
          <w:bottom w:val="nil"/>
          <w:right w:val="nil"/>
          <w:between w:val="nil"/>
        </w:pBdr>
        <w:spacing w:after="0"/>
        <w:rPr>
          <w:rFonts w:ascii="Times New Roman" w:eastAsia="Times New Roman" w:hAnsi="Times New Roman"/>
          <w:color w:val="000000"/>
        </w:rPr>
      </w:pPr>
      <w:r w:rsidRPr="00391CD6">
        <w:rPr>
          <w:rFonts w:ascii="Times New Roman" w:eastAsia="Times New Roman" w:hAnsi="Times New Roman"/>
          <w:color w:val="000000"/>
        </w:rPr>
        <w:t>5TL4GM118965-06, 5RL5GM118963-07, and</w:t>
      </w:r>
    </w:p>
    <w:p w14:paraId="0000001C" w14:textId="49A63EE3" w:rsidR="004C5E7D" w:rsidRDefault="00391CD6" w:rsidP="00391CD6">
      <w:pPr>
        <w:pBdr>
          <w:top w:val="nil"/>
          <w:left w:val="nil"/>
          <w:bottom w:val="nil"/>
          <w:right w:val="nil"/>
          <w:between w:val="nil"/>
        </w:pBdr>
        <w:spacing w:after="0"/>
        <w:rPr>
          <w:rFonts w:ascii="Times New Roman" w:eastAsia="Times New Roman" w:hAnsi="Times New Roman"/>
          <w:i/>
          <w:color w:val="000000"/>
        </w:rPr>
      </w:pPr>
      <w:r w:rsidRPr="00391CD6">
        <w:rPr>
          <w:rFonts w:ascii="Times New Roman" w:eastAsia="Times New Roman" w:hAnsi="Times New Roman"/>
          <w:color w:val="000000"/>
        </w:rPr>
        <w:t>5TL4GM118965-07</w:t>
      </w:r>
    </w:p>
    <w:p w14:paraId="09C7558C" w14:textId="77777777" w:rsidR="00391CD6" w:rsidRDefault="00391CD6" w:rsidP="00391CD6">
      <w:pPr>
        <w:pBdr>
          <w:top w:val="nil"/>
          <w:left w:val="nil"/>
          <w:bottom w:val="nil"/>
          <w:right w:val="nil"/>
          <w:between w:val="nil"/>
        </w:pBdr>
        <w:spacing w:after="0"/>
        <w:rPr>
          <w:rFonts w:ascii="Times New Roman" w:eastAsia="Times New Roman" w:hAnsi="Times New Roman"/>
          <w:i/>
          <w:color w:val="C55911"/>
        </w:rPr>
      </w:pPr>
    </w:p>
    <w:p w14:paraId="0000001D" w14:textId="77777777" w:rsidR="004C5E7D" w:rsidRDefault="00AC2E75">
      <w:pPr>
        <w:pBdr>
          <w:top w:val="nil"/>
          <w:left w:val="nil"/>
          <w:bottom w:val="nil"/>
          <w:right w:val="nil"/>
          <w:between w:val="nil"/>
        </w:pBdr>
        <w:spacing w:after="0"/>
        <w:rPr>
          <w:rFonts w:ascii="Times New Roman" w:eastAsia="Times New Roman" w:hAnsi="Times New Roman"/>
          <w:b/>
          <w:color w:val="000000"/>
        </w:rPr>
      </w:pPr>
      <w:r>
        <w:rPr>
          <w:rFonts w:ascii="Times New Roman" w:eastAsia="Times New Roman" w:hAnsi="Times New Roman"/>
          <w:b/>
          <w:color w:val="000000"/>
        </w:rPr>
        <w:t>References</w:t>
      </w:r>
    </w:p>
    <w:p w14:paraId="0000001E" w14:textId="3825C355" w:rsidR="004C5E7D" w:rsidRDefault="00391CD6" w:rsidP="00391CD6">
      <w:pPr>
        <w:pBdr>
          <w:top w:val="nil"/>
          <w:left w:val="nil"/>
          <w:bottom w:val="nil"/>
          <w:right w:val="nil"/>
          <w:between w:val="nil"/>
        </w:pBdr>
        <w:spacing w:after="0"/>
        <w:rPr>
          <w:rFonts w:ascii="Times New Roman" w:eastAsia="Times New Roman" w:hAnsi="Times New Roman"/>
          <w:color w:val="000000"/>
        </w:rPr>
      </w:pPr>
      <w:r w:rsidRPr="00391CD6">
        <w:rPr>
          <w:rFonts w:ascii="Times New Roman" w:eastAsia="Times New Roman" w:hAnsi="Times New Roman"/>
          <w:color w:val="000000"/>
        </w:rPr>
        <w:t>1.</w:t>
      </w:r>
      <w:r>
        <w:rPr>
          <w:rFonts w:ascii="Times New Roman" w:eastAsia="Times New Roman" w:hAnsi="Times New Roman"/>
          <w:color w:val="000000"/>
        </w:rPr>
        <w:t xml:space="preserve"> </w:t>
      </w:r>
      <w:r w:rsidRPr="00391CD6">
        <w:rPr>
          <w:rFonts w:ascii="Times New Roman" w:eastAsia="Times New Roman" w:hAnsi="Times New Roman"/>
          <w:color w:val="000000"/>
        </w:rPr>
        <w:t>Bolen, Ben P., and Alexander J. Hunt. "Determination of artificial muscle placement for biomimetic humanoid robot legs." Conference on Biomimetic</w:t>
      </w:r>
      <w:r>
        <w:rPr>
          <w:rFonts w:ascii="Times New Roman" w:eastAsia="Times New Roman" w:hAnsi="Times New Roman"/>
          <w:color w:val="000000"/>
        </w:rPr>
        <w:t xml:space="preserve"> </w:t>
      </w:r>
      <w:r w:rsidRPr="00391CD6">
        <w:rPr>
          <w:rFonts w:ascii="Times New Roman" w:eastAsia="Times New Roman" w:hAnsi="Times New Roman"/>
          <w:color w:val="000000"/>
        </w:rPr>
        <w:t>and Biohybrid Systems. Springer, Cham, 2019.</w:t>
      </w:r>
    </w:p>
    <w:p w14:paraId="1BC361F5" w14:textId="7C069BF5" w:rsidR="00AC0BAD" w:rsidRPr="00391CD6" w:rsidRDefault="00AC0BAD" w:rsidP="00391CD6">
      <w:pPr>
        <w:pBdr>
          <w:top w:val="nil"/>
          <w:left w:val="nil"/>
          <w:bottom w:val="nil"/>
          <w:right w:val="nil"/>
          <w:between w:val="nil"/>
        </w:pBdr>
        <w:spacing w:after="0"/>
        <w:rPr>
          <w:rFonts w:ascii="Times New Roman" w:eastAsia="Times New Roman" w:hAnsi="Times New Roman"/>
          <w:color w:val="000000"/>
        </w:rPr>
      </w:pPr>
      <w:r>
        <w:rPr>
          <w:rFonts w:ascii="Times New Roman" w:eastAsia="Times New Roman" w:hAnsi="Times New Roman"/>
          <w:color w:val="000000"/>
        </w:rPr>
        <w:t xml:space="preserve">2.  </w:t>
      </w:r>
      <w:r>
        <w:t xml:space="preserve">Steele, Alexander G., Alexander Hunt, and </w:t>
      </w:r>
      <w:proofErr w:type="spellStart"/>
      <w:r>
        <w:t>Appolinaire</w:t>
      </w:r>
      <w:proofErr w:type="spellEnd"/>
      <w:r>
        <w:t xml:space="preserve"> C. Etoundi. "Biomimetic knee design to improve joint torque and life for bipedal robotics." Annual Conference Towards Autonomous</w:t>
      </w:r>
      <w:r w:rsidR="003E309C">
        <w:t xml:space="preserve"> </w:t>
      </w:r>
      <w:r>
        <w:t>Robotic Systems. Springer, Cham, 2018.</w:t>
      </w:r>
    </w:p>
    <w:p w14:paraId="0000001F" w14:textId="77777777" w:rsidR="004C5E7D" w:rsidRDefault="004C5E7D">
      <w:pPr>
        <w:pBdr>
          <w:top w:val="nil"/>
          <w:left w:val="nil"/>
          <w:bottom w:val="nil"/>
          <w:right w:val="nil"/>
          <w:between w:val="nil"/>
        </w:pBdr>
        <w:spacing w:after="0"/>
        <w:rPr>
          <w:rFonts w:ascii="Times New Roman" w:eastAsia="Times New Roman" w:hAnsi="Times New Roman"/>
          <w:color w:val="000000"/>
        </w:rPr>
      </w:pPr>
    </w:p>
    <w:p w14:paraId="0000002D" w14:textId="269EC1D4" w:rsidR="004C5E7D" w:rsidRDefault="004C5E7D">
      <w:pPr>
        <w:pBdr>
          <w:top w:val="nil"/>
          <w:left w:val="nil"/>
          <w:bottom w:val="nil"/>
          <w:right w:val="nil"/>
          <w:between w:val="nil"/>
        </w:pBdr>
        <w:spacing w:after="0"/>
      </w:pPr>
    </w:p>
    <w:sectPr w:rsidR="004C5E7D">
      <w:type w:val="continuous"/>
      <w:pgSz w:w="12240" w:h="15840"/>
      <w:pgMar w:top="720" w:right="720" w:bottom="720" w:left="720" w:header="720" w:footer="720" w:gutter="0"/>
      <w:cols w:num="2" w:space="720" w:equalWidth="0">
        <w:col w:w="5169" w:space="461"/>
        <w:col w:w="5169"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B327BD"/>
    <w:multiLevelType w:val="hybridMultilevel"/>
    <w:tmpl w:val="8962D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Hunt">
    <w15:presenceInfo w15:providerId="Windows Live" w15:userId="4b1632b8a2532a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5E7D"/>
    <w:rsid w:val="000763F5"/>
    <w:rsid w:val="000A62C1"/>
    <w:rsid w:val="00176B45"/>
    <w:rsid w:val="001935BF"/>
    <w:rsid w:val="002F0BF1"/>
    <w:rsid w:val="002F275D"/>
    <w:rsid w:val="00391CD6"/>
    <w:rsid w:val="003E309C"/>
    <w:rsid w:val="004C5E7D"/>
    <w:rsid w:val="006E25EE"/>
    <w:rsid w:val="00780958"/>
    <w:rsid w:val="00AC0BAD"/>
    <w:rsid w:val="00AC2E75"/>
    <w:rsid w:val="00B62422"/>
    <w:rsid w:val="00B738DF"/>
    <w:rsid w:val="00BB067B"/>
    <w:rsid w:val="00BC7393"/>
    <w:rsid w:val="00BE3BF2"/>
    <w:rsid w:val="00BF7B8A"/>
    <w:rsid w:val="00C11868"/>
    <w:rsid w:val="00C8471F"/>
    <w:rsid w:val="00D97939"/>
    <w:rsid w:val="00F04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59916"/>
  <w15:docId w15:val="{874B1A88-7E22-41ED-AF4C-0A8C6424A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lang w:val="en-GB" w:eastAsia="en-US" w:bidi="ar-SA"/>
      </w:rPr>
    </w:rPrDefault>
    <w:pPrDefault>
      <w:pPr>
        <w:spacing w:after="1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789"/>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644789"/>
    <w:pPr>
      <w:keepNext/>
      <w:spacing w:before="100"/>
      <w:outlineLvl w:val="3"/>
    </w:pPr>
    <w:rPr>
      <w:rFonts w:ascii="Times New Roman" w:eastAsia="MS Mincho" w:hAnsi="Times New Roman"/>
      <w:b/>
      <w:bCs/>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4789"/>
    <w:pPr>
      <w:spacing w:after="0"/>
      <w:jc w:val="center"/>
      <w:outlineLvl w:val="0"/>
    </w:pPr>
    <w:rPr>
      <w:rFonts w:ascii="Times New Roman" w:eastAsia="Times New Roman" w:hAnsi="Times New Roman"/>
      <w:b/>
      <w:bCs/>
      <w:caps/>
      <w:kern w:val="28"/>
      <w:szCs w:val="32"/>
    </w:rPr>
  </w:style>
  <w:style w:type="character" w:styleId="Hyperlink">
    <w:name w:val="Hyperlink"/>
    <w:uiPriority w:val="99"/>
    <w:unhideWhenUsed/>
    <w:rsid w:val="00644789"/>
    <w:rPr>
      <w:color w:val="0563C1"/>
      <w:u w:val="single"/>
    </w:rPr>
  </w:style>
  <w:style w:type="character" w:customStyle="1" w:styleId="TitleChar">
    <w:name w:val="Title Char"/>
    <w:basedOn w:val="DefaultParagraphFont"/>
    <w:link w:val="Title"/>
    <w:uiPriority w:val="10"/>
    <w:rsid w:val="00644789"/>
    <w:rPr>
      <w:rFonts w:ascii="Times New Roman" w:eastAsia="Times New Roman" w:hAnsi="Times New Roman" w:cs="Times New Roman"/>
      <w:b/>
      <w:bCs/>
      <w:caps/>
      <w:kern w:val="28"/>
      <w:sz w:val="20"/>
      <w:szCs w:val="32"/>
    </w:rPr>
  </w:style>
  <w:style w:type="paragraph" w:styleId="Subtitle">
    <w:name w:val="Subtitle"/>
    <w:basedOn w:val="Normal"/>
    <w:next w:val="Normal"/>
    <w:link w:val="SubtitleChar"/>
    <w:uiPriority w:val="11"/>
    <w:qFormat/>
    <w:pPr>
      <w:spacing w:after="0"/>
      <w:jc w:val="center"/>
    </w:pPr>
    <w:rPr>
      <w:rFonts w:ascii="Times New Roman" w:eastAsia="Times New Roman" w:hAnsi="Times New Roman"/>
    </w:rPr>
  </w:style>
  <w:style w:type="character" w:customStyle="1" w:styleId="SubtitleChar">
    <w:name w:val="Subtitle Char"/>
    <w:basedOn w:val="DefaultParagraphFont"/>
    <w:link w:val="Subtitle"/>
    <w:uiPriority w:val="11"/>
    <w:rsid w:val="00644789"/>
    <w:rPr>
      <w:rFonts w:ascii="Times New Roman" w:eastAsia="Times New Roman" w:hAnsi="Times New Roman" w:cs="Times New Roman"/>
      <w:sz w:val="20"/>
      <w:szCs w:val="24"/>
    </w:rPr>
  </w:style>
  <w:style w:type="character" w:customStyle="1" w:styleId="Heading4Char">
    <w:name w:val="Heading 4 Char"/>
    <w:basedOn w:val="DefaultParagraphFont"/>
    <w:link w:val="Heading4"/>
    <w:uiPriority w:val="9"/>
    <w:rsid w:val="00644789"/>
    <w:rPr>
      <w:rFonts w:ascii="Times New Roman" w:eastAsia="MS Mincho" w:hAnsi="Times New Roman" w:cs="Times New Roman"/>
      <w:b/>
      <w:bCs/>
      <w:sz w:val="20"/>
      <w:szCs w:val="28"/>
      <w:lang w:val="en-GB"/>
    </w:rPr>
  </w:style>
  <w:style w:type="paragraph" w:styleId="Caption">
    <w:name w:val="caption"/>
    <w:basedOn w:val="Normal"/>
    <w:next w:val="Normal"/>
    <w:uiPriority w:val="35"/>
    <w:unhideWhenUsed/>
    <w:qFormat/>
    <w:rsid w:val="00644789"/>
    <w:pPr>
      <w:spacing w:after="200"/>
    </w:pPr>
    <w:rPr>
      <w:i/>
      <w:iCs/>
      <w:color w:val="44546A" w:themeColor="text2"/>
      <w:sz w:val="18"/>
      <w:szCs w:val="18"/>
    </w:rPr>
  </w:style>
  <w:style w:type="paragraph" w:styleId="NoSpacing">
    <w:name w:val="No Spacing"/>
    <w:uiPriority w:val="1"/>
    <w:qFormat/>
    <w:rsid w:val="00644789"/>
    <w:pPr>
      <w:spacing w:after="0"/>
    </w:pPr>
    <w:rPr>
      <w:rFonts w:cs="Times New Roman"/>
    </w:rPr>
  </w:style>
  <w:style w:type="character" w:styleId="UnresolvedMention">
    <w:name w:val="Unresolved Mention"/>
    <w:basedOn w:val="DefaultParagraphFont"/>
    <w:uiPriority w:val="99"/>
    <w:semiHidden/>
    <w:unhideWhenUsed/>
    <w:rsid w:val="00176B45"/>
    <w:rPr>
      <w:color w:val="605E5C"/>
      <w:shd w:val="clear" w:color="auto" w:fill="E1DFDD"/>
    </w:rPr>
  </w:style>
  <w:style w:type="paragraph" w:styleId="ListParagraph">
    <w:name w:val="List Paragraph"/>
    <w:basedOn w:val="Normal"/>
    <w:uiPriority w:val="34"/>
    <w:qFormat/>
    <w:rsid w:val="00391C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bbolen83@gmail.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microsoft.com/office/2011/relationships/people" Target="people.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vxtbTgZypCqnZt0N2c9WF4bVnw==">AMUW2mXpldyZick2LBwrzNRPNP+U2C6wHAclBgfRLqg+jsPnLJTbhQYASZY8UaUqy5PQ5NoFi9HfaPqMijrV9PyDyU0huijMxrDOgpr50zpI61D3lfafqcbkQua7ZjoO4nVkVjmJvbaH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655</Words>
  <Characters>3737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Bolen</cp:lastModifiedBy>
  <cp:revision>3</cp:revision>
  <dcterms:created xsi:type="dcterms:W3CDTF">2021-06-05T02:15:00Z</dcterms:created>
  <dcterms:modified xsi:type="dcterms:W3CDTF">2021-06-05T02:59:00Z</dcterms:modified>
</cp:coreProperties>
</file>