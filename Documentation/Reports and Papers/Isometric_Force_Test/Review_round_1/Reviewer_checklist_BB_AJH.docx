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A1BFA" w14:textId="3690777D" w:rsidR="003609B5" w:rsidRPr="003609B5" w:rsidRDefault="003609B5">
      <w:pPr>
        <w:rPr>
          <w:b/>
          <w:bCs/>
          <w:u w:val="single"/>
        </w:rPr>
      </w:pPr>
      <w:r w:rsidRPr="003609B5">
        <w:rPr>
          <w:b/>
          <w:bCs/>
          <w:u w:val="single"/>
        </w:rPr>
        <w:t>Reviewer 1</w:t>
      </w:r>
    </w:p>
    <w:p w14:paraId="2C97BD18" w14:textId="77777777" w:rsidR="003609B5" w:rsidRDefault="003609B5" w:rsidP="003609B5">
      <w:pPr>
        <w:pStyle w:val="ListParagraph"/>
        <w:numPr>
          <w:ilvl w:val="0"/>
          <w:numId w:val="1"/>
        </w:numPr>
      </w:pPr>
      <w:r w:rsidRPr="003609B5">
        <w:t>Illustration of different lines in Fig. 2A and Fig. 2B should be added to these two subfigures, respectively. Double check such problems across this manuscript.</w:t>
      </w:r>
    </w:p>
    <w:p w14:paraId="39E2236B" w14:textId="77777777" w:rsidR="0088778F" w:rsidRDefault="0088778F" w:rsidP="0088778F">
      <w:pPr>
        <w:pStyle w:val="ListParagraph"/>
        <w:ind w:left="1440"/>
      </w:pPr>
    </w:p>
    <w:p w14:paraId="1CD4C47F" w14:textId="43EEC401" w:rsidR="008133B9" w:rsidRPr="0088778F" w:rsidRDefault="0088778F" w:rsidP="0088778F">
      <w:pPr>
        <w:pStyle w:val="ListParagraph"/>
        <w:ind w:left="1440"/>
        <w:rPr>
          <w:color w:val="00B050"/>
        </w:rPr>
      </w:pPr>
      <w:r>
        <w:t>A legend has been added to Figure 2 and the text size has been enlarged on Figures 2-4.</w:t>
      </w:r>
    </w:p>
    <w:p w14:paraId="486E20D7" w14:textId="77777777" w:rsidR="0088778F" w:rsidRPr="005E5C4F" w:rsidRDefault="0088778F" w:rsidP="0088778F">
      <w:pPr>
        <w:pStyle w:val="ListParagraph"/>
        <w:ind w:left="1440"/>
        <w:rPr>
          <w:color w:val="00B050"/>
        </w:rPr>
      </w:pPr>
    </w:p>
    <w:p w14:paraId="543E19C2" w14:textId="77777777" w:rsidR="003609B5" w:rsidRDefault="003609B5" w:rsidP="003609B5">
      <w:pPr>
        <w:pStyle w:val="ListParagraph"/>
        <w:numPr>
          <w:ilvl w:val="0"/>
          <w:numId w:val="1"/>
        </w:numPr>
      </w:pPr>
      <w:r w:rsidRPr="003609B5">
        <w:t>The size of word in Figure 4 is too small, which should be revised.</w:t>
      </w:r>
    </w:p>
    <w:p w14:paraId="42294632" w14:textId="77777777" w:rsidR="0088778F" w:rsidRDefault="0088778F" w:rsidP="0088778F">
      <w:pPr>
        <w:pStyle w:val="ListParagraph"/>
      </w:pPr>
    </w:p>
    <w:p w14:paraId="08882939" w14:textId="182749D8" w:rsidR="008133B9" w:rsidRDefault="00DC0D47" w:rsidP="0088778F">
      <w:pPr>
        <w:pStyle w:val="ListParagraph"/>
        <w:ind w:left="1440"/>
      </w:pPr>
      <w:r w:rsidRPr="004C3C3B">
        <w:t xml:space="preserve">The </w:t>
      </w:r>
      <w:ins w:id="0" w:author="Alexander Hunt" w:date="2026-04-07T08:44:00Z" w16du:dateUtc="2026-04-07T15:44:00Z">
        <w:r w:rsidR="006420B7">
          <w:t xml:space="preserve">text </w:t>
        </w:r>
      </w:ins>
      <w:r w:rsidRPr="004C3C3B">
        <w:t xml:space="preserve">size of Figures 2 through 4 </w:t>
      </w:r>
      <w:del w:id="1" w:author="Alexander Hunt" w:date="2026-04-07T08:44:00Z" w16du:dateUtc="2026-04-07T15:44:00Z">
        <w:r w:rsidRPr="004C3C3B" w:rsidDel="006420B7">
          <w:delText>have</w:delText>
        </w:r>
      </w:del>
      <w:ins w:id="2" w:author="Alexander Hunt" w:date="2026-04-07T08:44:00Z" w16du:dateUtc="2026-04-07T15:44:00Z">
        <w:r w:rsidR="006420B7" w:rsidRPr="004C3C3B">
          <w:t>has</w:t>
        </w:r>
      </w:ins>
      <w:r w:rsidRPr="004C3C3B">
        <w:t xml:space="preserve"> been increased.</w:t>
      </w:r>
    </w:p>
    <w:p w14:paraId="18C56680" w14:textId="77777777" w:rsidR="0088778F" w:rsidRPr="004C3C3B" w:rsidRDefault="0088778F" w:rsidP="0088778F">
      <w:pPr>
        <w:pStyle w:val="ListParagraph"/>
        <w:ind w:left="1440"/>
      </w:pPr>
    </w:p>
    <w:p w14:paraId="6D6F11B9" w14:textId="77777777" w:rsidR="003609B5" w:rsidRDefault="003609B5" w:rsidP="003609B5">
      <w:pPr>
        <w:pStyle w:val="ListParagraph"/>
        <w:numPr>
          <w:ilvl w:val="0"/>
          <w:numId w:val="1"/>
        </w:numPr>
      </w:pPr>
      <w:r w:rsidRPr="003609B5">
        <w:t>There should be a space between the value and the unit, such as, 490 N. Check and revise across this manuscript.</w:t>
      </w:r>
    </w:p>
    <w:p w14:paraId="161AA0D3" w14:textId="77777777" w:rsidR="0088778F" w:rsidRDefault="0088778F" w:rsidP="0088778F">
      <w:pPr>
        <w:pStyle w:val="ListParagraph"/>
        <w:ind w:left="1440"/>
      </w:pPr>
    </w:p>
    <w:p w14:paraId="2CC7B8F9" w14:textId="55C47077" w:rsidR="00645D77" w:rsidRDefault="00645D77" w:rsidP="0088778F">
      <w:pPr>
        <w:pStyle w:val="ListParagraph"/>
        <w:ind w:left="1440"/>
      </w:pPr>
      <w:r>
        <w:t xml:space="preserve">We’ve used package siunitx with the standard /, space. We checked </w:t>
      </w:r>
      <w:r w:rsidR="00E13445">
        <w:t>the document and corrected a few that had a simple space. We</w:t>
      </w:r>
      <w:r>
        <w:t xml:space="preserve"> </w:t>
      </w:r>
      <w:r w:rsidR="00E13445">
        <w:t xml:space="preserve">can change the default options to a larger space, </w:t>
      </w:r>
      <w:del w:id="3" w:author="Alexander Hunt" w:date="2026-04-07T08:45:00Z" w16du:dateUtc="2026-04-07T15:45:00Z">
        <w:r w:rsidDel="006420B7">
          <w:delText xml:space="preserve">it </w:delText>
        </w:r>
      </w:del>
      <w:r>
        <w:t>if needed</w:t>
      </w:r>
      <w:r w:rsidR="00E13445">
        <w:t xml:space="preserve">, but </w:t>
      </w:r>
      <w:r>
        <w:t>would need approval from MDPI copy-editors.</w:t>
      </w:r>
    </w:p>
    <w:p w14:paraId="287D5343" w14:textId="77777777" w:rsidR="0088778F" w:rsidRPr="003609B5" w:rsidRDefault="0088778F" w:rsidP="0088778F">
      <w:pPr>
        <w:pStyle w:val="ListParagraph"/>
        <w:ind w:left="1440"/>
      </w:pPr>
    </w:p>
    <w:p w14:paraId="5907D5C6" w14:textId="77777777" w:rsidR="003609B5" w:rsidRDefault="003609B5" w:rsidP="003609B5">
      <w:pPr>
        <w:pStyle w:val="ListParagraph"/>
        <w:numPr>
          <w:ilvl w:val="0"/>
          <w:numId w:val="1"/>
        </w:numPr>
      </w:pPr>
      <w:r w:rsidRPr="003609B5">
        <w:t>A section of Conclusion should be added after the Discussion.</w:t>
      </w:r>
    </w:p>
    <w:p w14:paraId="269A143C" w14:textId="77777777" w:rsidR="0088778F" w:rsidRDefault="0088778F" w:rsidP="0088778F">
      <w:pPr>
        <w:pStyle w:val="ListParagraph"/>
        <w:ind w:left="1440"/>
      </w:pPr>
    </w:p>
    <w:p w14:paraId="1BB717C5" w14:textId="51D9ABA1" w:rsidR="00645D77" w:rsidRDefault="00E13445" w:rsidP="0088778F">
      <w:pPr>
        <w:pStyle w:val="ListParagraph"/>
        <w:ind w:left="1440"/>
      </w:pPr>
      <w:r>
        <w:t xml:space="preserve">The </w:t>
      </w:r>
      <w:r w:rsidR="00DC0D47">
        <w:t xml:space="preserve">last two paragraphs have </w:t>
      </w:r>
      <w:r>
        <w:t xml:space="preserve">now </w:t>
      </w:r>
      <w:r w:rsidR="00DC0D47">
        <w:t>been organized under a Conclusion section.</w:t>
      </w:r>
    </w:p>
    <w:p w14:paraId="7F0DDCB9" w14:textId="77777777" w:rsidR="0088778F" w:rsidRPr="003609B5" w:rsidRDefault="0088778F" w:rsidP="0088778F">
      <w:pPr>
        <w:pStyle w:val="ListParagraph"/>
        <w:ind w:left="1440"/>
      </w:pPr>
    </w:p>
    <w:p w14:paraId="1CA0F89B" w14:textId="77777777" w:rsidR="003609B5" w:rsidRDefault="003609B5" w:rsidP="003609B5">
      <w:pPr>
        <w:pStyle w:val="ListParagraph"/>
        <w:numPr>
          <w:ilvl w:val="0"/>
          <w:numId w:val="1"/>
        </w:numPr>
      </w:pPr>
      <w:r w:rsidRPr="003609B5">
        <w:t>The proposed models are largely empirical. How to demonstrate the versatility of the empirical model for Festo BPAs with different diameters?</w:t>
      </w:r>
    </w:p>
    <w:p w14:paraId="7A303EB9" w14:textId="77777777" w:rsidR="0088778F" w:rsidRDefault="0088778F" w:rsidP="0088778F">
      <w:pPr>
        <w:pStyle w:val="ListParagraph"/>
      </w:pPr>
    </w:p>
    <w:p w14:paraId="1D8C059B" w14:textId="105CCE7E" w:rsidR="002F5C5E" w:rsidRDefault="009A209C" w:rsidP="0088778F">
      <w:pPr>
        <w:pStyle w:val="ListParagraph"/>
        <w:ind w:left="1440"/>
      </w:pPr>
      <w:commentRangeStart w:id="4"/>
      <w:r>
        <w:t>T</w:t>
      </w:r>
      <w:r w:rsidR="002F5C5E">
        <w:t>his work applies to the 10 and 20 mm</w:t>
      </w:r>
      <w:r w:rsidR="00EE7696">
        <w:t xml:space="preserve"> diameter muscles</w:t>
      </w:r>
      <w:r w:rsidR="002F5C5E">
        <w:t xml:space="preserve">, which are the most common. </w:t>
      </w:r>
      <w:r>
        <w:t>We a</w:t>
      </w:r>
      <w:r w:rsidR="002F5C5E">
        <w:t>nticipate that these equations can b</w:t>
      </w:r>
      <w:r w:rsidR="00EE7696">
        <w:t>e</w:t>
      </w:r>
      <w:r w:rsidR="002F5C5E">
        <w:t xml:space="preserve"> used</w:t>
      </w:r>
      <w:r w:rsidR="00EE7696">
        <w:t xml:space="preserve"> with different coefficients</w:t>
      </w:r>
      <w:r w:rsidR="002F5C5E">
        <w:t xml:space="preserve"> for the other sizes (5mm and 40 mm), but data would need to be collected</w:t>
      </w:r>
      <w:r w:rsidR="00EE7696">
        <w:t>, and we are not set up to collect that data</w:t>
      </w:r>
      <w:r w:rsidR="002F5C5E">
        <w:t xml:space="preserve">. </w:t>
      </w:r>
      <w:r w:rsidR="00EE7696">
        <w:t>We believe that because this provides detailed information on the most common diameter muscles used in the field of robotics, this paper contributes meaningfully to scientific knowledge without the inclusion of data and a fit for the 5 mm and 40 mm muscles and that such findings could be left to future research and publications</w:t>
      </w:r>
      <w:del w:id="5" w:author="Alexander Hunt" w:date="2026-04-07T08:46:00Z" w16du:dateUtc="2026-04-07T15:46:00Z">
        <w:r w:rsidR="00EE7696" w:rsidDel="006420B7">
          <w:delText xml:space="preserve"> if someone else were to find that information valuable</w:delText>
        </w:r>
      </w:del>
      <w:r w:rsidR="00EE7696">
        <w:t>.</w:t>
      </w:r>
      <w:commentRangeEnd w:id="4"/>
      <w:r w:rsidR="006420B7">
        <w:rPr>
          <w:rStyle w:val="CommentReference"/>
          <w:sz w:val="24"/>
          <w:szCs w:val="24"/>
        </w:rPr>
        <w:commentReference w:id="4"/>
      </w:r>
    </w:p>
    <w:p w14:paraId="5224666A" w14:textId="77777777" w:rsidR="0088778F" w:rsidRPr="003609B5" w:rsidRDefault="0088778F" w:rsidP="0088778F">
      <w:pPr>
        <w:pStyle w:val="ListParagraph"/>
        <w:ind w:left="1440"/>
      </w:pPr>
    </w:p>
    <w:p w14:paraId="666E0675" w14:textId="77777777" w:rsidR="003609B5" w:rsidRDefault="003609B5" w:rsidP="003609B5">
      <w:pPr>
        <w:pStyle w:val="ListParagraph"/>
        <w:numPr>
          <w:ilvl w:val="0"/>
          <w:numId w:val="1"/>
        </w:numPr>
      </w:pPr>
      <w:r w:rsidRPr="003609B5">
        <w:lastRenderedPageBreak/>
        <w:t>What is the stiffness of the Festo BPA when a zero pressure is applied? Characterization of such a passive stiffness is demanded.</w:t>
      </w:r>
    </w:p>
    <w:p w14:paraId="34F71FD6" w14:textId="77777777" w:rsidR="0088778F" w:rsidRDefault="0088778F" w:rsidP="0088778F">
      <w:pPr>
        <w:pStyle w:val="ListParagraph"/>
        <w:ind w:left="1440"/>
      </w:pPr>
    </w:p>
    <w:p w14:paraId="2E4EAF20" w14:textId="14F078D9" w:rsidR="002F5C5E" w:rsidRDefault="00EE7696" w:rsidP="0088778F">
      <w:pPr>
        <w:pStyle w:val="ListParagraph"/>
        <w:ind w:left="1440"/>
      </w:pPr>
      <w:r>
        <w:t>We agr</w:t>
      </w:r>
      <w:r w:rsidR="00076F6F">
        <w:t>ee that th</w:t>
      </w:r>
      <w:r>
        <w:t>e</w:t>
      </w:r>
      <w:r w:rsidR="00076F6F">
        <w:t xml:space="preserve"> </w:t>
      </w:r>
      <w:r>
        <w:t>stiffness characterization at zero pressure could be</w:t>
      </w:r>
      <w:r w:rsidR="00076F6F">
        <w:t xml:space="preserve"> interesting, especially when considering </w:t>
      </w:r>
      <w:r>
        <w:t xml:space="preserve">a comparison of </w:t>
      </w:r>
      <w:r w:rsidR="00076F6F">
        <w:t xml:space="preserve">passive elements </w:t>
      </w:r>
      <w:r>
        <w:t>in</w:t>
      </w:r>
      <w:r w:rsidR="00076F6F">
        <w:t xml:space="preserve"> biological muscle</w:t>
      </w:r>
      <w:r>
        <w:t>s</w:t>
      </w:r>
      <w:r w:rsidR="00076F6F">
        <w:t xml:space="preserve">. </w:t>
      </w:r>
      <w:r>
        <w:t>However, w</w:t>
      </w:r>
      <w:r w:rsidR="004C3C3B">
        <w:t>e do not</w:t>
      </w:r>
      <w:r w:rsidR="00E13445">
        <w:t xml:space="preserve"> currently</w:t>
      </w:r>
      <w:r w:rsidR="004C3C3B">
        <w:t xml:space="preserve"> have </w:t>
      </w:r>
      <w:r>
        <w:t>equipment to perform this test, as it would require a unique tensile test system. The work that we have presented provides detailed information for active control of the artificial muscles, while the stiffness at zero pressure could only be found if the actuator is acted on by an outside force.</w:t>
      </w:r>
      <w:r w:rsidR="004C3C3B">
        <w:t xml:space="preserve"> </w:t>
      </w:r>
      <w:r>
        <w:t xml:space="preserve">We believe that since our work focuses on active control situations, </w:t>
      </w:r>
      <w:del w:id="6" w:author="Alexander Hunt" w:date="2026-04-07T08:48:00Z" w16du:dateUtc="2026-04-07T15:48:00Z">
        <w:r w:rsidDel="006420B7">
          <w:delText xml:space="preserve">which are much more common, </w:delText>
        </w:r>
      </w:del>
      <w:r>
        <w:t>it contributes meaningfully to scientific knowledge without the inclusion of passive stretch data at zero pressure.</w:t>
      </w:r>
    </w:p>
    <w:p w14:paraId="2FEA2ECA" w14:textId="77777777" w:rsidR="0088778F" w:rsidRPr="003609B5" w:rsidRDefault="0088778F" w:rsidP="0088778F">
      <w:pPr>
        <w:pStyle w:val="ListParagraph"/>
        <w:ind w:left="1440"/>
      </w:pPr>
    </w:p>
    <w:p w14:paraId="14D81A75" w14:textId="77777777" w:rsidR="002F5C5E" w:rsidRDefault="003609B5" w:rsidP="003609B5">
      <w:pPr>
        <w:pStyle w:val="ListParagraph"/>
        <w:numPr>
          <w:ilvl w:val="0"/>
          <w:numId w:val="1"/>
        </w:numPr>
      </w:pPr>
      <w:r w:rsidRPr="003609B5">
        <w:t>Experiments are limited to Festo BPAs of two diameters; effects of manufacturing variations are not analyzed. Add necessary discussion on these influences.</w:t>
      </w:r>
    </w:p>
    <w:p w14:paraId="4E6BF9DC" w14:textId="77777777" w:rsidR="0088778F" w:rsidRDefault="0088778F" w:rsidP="0088778F">
      <w:pPr>
        <w:pStyle w:val="ListParagraph"/>
        <w:ind w:left="1440"/>
      </w:pPr>
    </w:p>
    <w:p w14:paraId="1B58BC0D" w14:textId="478684A1" w:rsidR="006420B7" w:rsidRDefault="006420B7" w:rsidP="00264099">
      <w:pPr>
        <w:pStyle w:val="ListParagraph"/>
        <w:ind w:left="1440"/>
        <w:rPr>
          <w:ins w:id="7" w:author="Alexander Hunt" w:date="2026-04-07T08:52:00Z" w16du:dateUtc="2026-04-07T15:52:00Z"/>
        </w:rPr>
      </w:pPr>
      <w:ins w:id="8" w:author="Alexander Hunt" w:date="2026-04-07T08:51:00Z" w16du:dateUtc="2026-04-07T15:51:00Z">
        <w:r>
          <w:t>We have indeed seen some variation in data that we attribute to manufac</w:t>
        </w:r>
      </w:ins>
      <w:ins w:id="9" w:author="Alexander Hunt" w:date="2026-04-07T08:52:00Z" w16du:dateUtc="2026-04-07T15:52:00Z">
        <w:r>
          <w:t>turing variations</w:t>
        </w:r>
      </w:ins>
      <w:ins w:id="10" w:author="Alexander Hunt" w:date="2026-04-07T09:02:00Z" w16du:dateUtc="2026-04-07T16:02:00Z">
        <w:r w:rsidR="00264099">
          <w:t xml:space="preserve">, this is mentioned some in the </w:t>
        </w:r>
      </w:ins>
      <w:ins w:id="11" w:author="Alexander Hunt" w:date="2026-04-07T09:03:00Z" w16du:dateUtc="2026-04-07T16:03:00Z">
        <w:r w:rsidR="00264099">
          <w:t>discussion but</w:t>
        </w:r>
      </w:ins>
      <w:ins w:id="12" w:author="Alexander Hunt" w:date="2026-04-07T09:02:00Z" w16du:dateUtc="2026-04-07T16:02:00Z">
        <w:r w:rsidR="00264099">
          <w:t xml:space="preserve"> </w:t>
        </w:r>
      </w:ins>
      <w:ins w:id="13" w:author="Alexander Hunt" w:date="2026-04-07T09:03:00Z" w16du:dateUtc="2026-04-07T16:03:00Z">
        <w:r w:rsidR="00264099">
          <w:t xml:space="preserve">was </w:t>
        </w:r>
      </w:ins>
      <w:ins w:id="14" w:author="Alexander Hunt" w:date="2026-04-07T09:02:00Z" w16du:dateUtc="2026-04-07T16:02:00Z">
        <w:r w:rsidR="00264099">
          <w:t>not expanded upon</w:t>
        </w:r>
      </w:ins>
      <w:ins w:id="15" w:author="Alexander Hunt" w:date="2026-04-07T08:52:00Z" w16du:dateUtc="2026-04-07T15:52:00Z">
        <w:r>
          <w:t xml:space="preserve">. We have added </w:t>
        </w:r>
      </w:ins>
      <w:ins w:id="16" w:author="Alexander Hunt" w:date="2026-04-07T08:59:00Z" w16du:dateUtc="2026-04-07T15:59:00Z">
        <w:r w:rsidR="00264099">
          <w:t xml:space="preserve">to the </w:t>
        </w:r>
      </w:ins>
      <w:ins w:id="17" w:author="Alexander Hunt" w:date="2026-04-07T08:52:00Z" w16du:dateUtc="2026-04-07T15:52:00Z">
        <w:r>
          <w:t>discussion paragraph about this subject</w:t>
        </w:r>
      </w:ins>
      <w:ins w:id="18" w:author="Alexander Hunt" w:date="2026-04-07T09:03:00Z" w16du:dateUtc="2026-04-07T16:03:00Z">
        <w:r w:rsidR="00264099">
          <w:t xml:space="preserve"> and it now</w:t>
        </w:r>
      </w:ins>
      <w:ins w:id="19" w:author="Alexander Hunt" w:date="2026-04-07T08:52:00Z" w16du:dateUtc="2026-04-07T15:52:00Z">
        <w:r>
          <w:t xml:space="preserve"> reads as follows:</w:t>
        </w:r>
      </w:ins>
    </w:p>
    <w:p w14:paraId="4F412CC3" w14:textId="77777777" w:rsidR="006420B7" w:rsidRDefault="006420B7" w:rsidP="0088778F">
      <w:pPr>
        <w:pStyle w:val="ListParagraph"/>
        <w:ind w:left="1440"/>
        <w:rPr>
          <w:ins w:id="20" w:author="Alexander Hunt" w:date="2026-04-07T09:03:00Z" w16du:dateUtc="2026-04-07T16:03:00Z"/>
        </w:rPr>
      </w:pPr>
    </w:p>
    <w:p w14:paraId="2719147C" w14:textId="163016C9" w:rsidR="00264099" w:rsidRDefault="00C767D2" w:rsidP="0088778F">
      <w:pPr>
        <w:pStyle w:val="ListParagraph"/>
        <w:ind w:left="1440"/>
        <w:rPr>
          <w:ins w:id="21" w:author="Alexander Hunt" w:date="2026-04-07T09:03:00Z" w16du:dateUtc="2026-04-07T16:03:00Z"/>
        </w:rPr>
      </w:pPr>
      <w:commentRangeStart w:id="22"/>
      <w:ins w:id="23" w:author="Alexander Hunt" w:date="2026-04-07T09:07:00Z" w16du:dateUtc="2026-04-07T16:07:00Z">
        <w:r w:rsidRPr="00C767D2">
          <w:t xml:space="preserve">Additionally, manufacturing variations seem to play an important factor in the behavior of these actuators. It remains to be seen how $\epsilon_{620}$ can be known a priori. We still suspect that it is a function of $l_{rest}$, but it might also be a function of other factors such as product batch number or UV light exposure. We found there to be larger variations in the \qtylist{10}{\mm} BPAs than in the \qtylist{20}{\mm} BPAs. Modeling work of ideal McKibben actuators describe how the relationship between contraction and initial length is a function of the total number of twists and the angle of twist in the usable muscle area \citep{chou_measurement_1996}. It is unclear if there are variations in the angle and number of twists in the Festo BPAs due to manufacturing. Uncovering the relationship between $\epsilon_{620}$ and $l_{rest}$ for the Festo DMSP/MAS artificial muscles, if it exists in a meaningful way, will require additional controlled tests. Additionally, it is not clear how the maximum force might change with manufacturing variations. This was reasonably corrected for by normalizing the equations to each individual's maximum contraction, but more nuanced details might emerge with more data collection. Not knowing these </w:t>
        </w:r>
        <w:r w:rsidRPr="00C767D2">
          <w:lastRenderedPageBreak/>
          <w:t>relationships a priori means there is still a need for robots and other systems to go through an iterative design stage if it is discovered that the system does not produce the torque or have the RoM that the design team expects. However, the data and models provided here should enable for faster redesigns with fewer additional measurements.</w:t>
        </w:r>
      </w:ins>
      <w:commentRangeEnd w:id="22"/>
      <w:r>
        <w:rPr>
          <w:rStyle w:val="CommentReference"/>
          <w:sz w:val="24"/>
          <w:szCs w:val="24"/>
        </w:rPr>
        <w:commentReference w:id="22"/>
      </w:r>
    </w:p>
    <w:p w14:paraId="50AC5C01" w14:textId="77777777" w:rsidR="00264099" w:rsidRDefault="00264099" w:rsidP="0088778F">
      <w:pPr>
        <w:pStyle w:val="ListParagraph"/>
        <w:ind w:left="1440"/>
        <w:rPr>
          <w:ins w:id="24" w:author="Alexander Hunt" w:date="2026-04-07T08:52:00Z" w16du:dateUtc="2026-04-07T15:52:00Z"/>
        </w:rPr>
      </w:pPr>
    </w:p>
    <w:p w14:paraId="4507173B" w14:textId="0FE1722F" w:rsidR="002F5C5E" w:rsidDel="00264099" w:rsidRDefault="002F5C5E" w:rsidP="0088778F">
      <w:pPr>
        <w:pStyle w:val="ListParagraph"/>
        <w:ind w:left="1440"/>
        <w:rPr>
          <w:del w:id="25" w:author="Alexander Hunt" w:date="2026-04-07T09:02:00Z" w16du:dateUtc="2026-04-07T16:02:00Z"/>
        </w:rPr>
      </w:pPr>
      <w:del w:id="26" w:author="Alexander Hunt" w:date="2026-04-07T09:02:00Z" w16du:dateUtc="2026-04-07T16:02:00Z">
        <w:r w:rsidDel="00264099">
          <w:delText xml:space="preserve">Noted on our analysis of maximum strain. We do not </w:delText>
        </w:r>
        <w:r w:rsidR="00ED562A" w:rsidDel="00264099">
          <w:delText xml:space="preserve">currently </w:delText>
        </w:r>
        <w:r w:rsidDel="00264099">
          <w:delText xml:space="preserve">have </w:delText>
        </w:r>
        <w:r w:rsidR="00ED562A" w:rsidDel="00264099">
          <w:delText xml:space="preserve">a </w:delText>
        </w:r>
        <w:r w:rsidDel="00264099">
          <w:delText>systemati</w:delText>
        </w:r>
        <w:r w:rsidR="00ED562A" w:rsidDel="00264099">
          <w:delText xml:space="preserve">c analysis of the effects of manufacturing variations on BPA properties, but have noticed that seems to be more prominent in the 10 mm BPAs. </w:delText>
        </w:r>
        <w:r w:rsidDel="00264099">
          <w:delText xml:space="preserve">Normalizing helps account for manufacturing variations. </w:delText>
        </w:r>
        <w:r w:rsidR="00ED562A" w:rsidDel="00264099">
          <w:delText>In addition, we have a</w:delText>
        </w:r>
        <w:r w:rsidR="00E87C7A" w:rsidRPr="00ED562A" w:rsidDel="00264099">
          <w:delText>dd</w:delText>
        </w:r>
        <w:r w:rsidR="00ED562A" w:rsidDel="00264099">
          <w:delText>ed</w:delText>
        </w:r>
        <w:r w:rsidR="00E87C7A" w:rsidRPr="00ED562A" w:rsidDel="00264099">
          <w:delText xml:space="preserve"> error bars to </w:delText>
        </w:r>
        <w:r w:rsidR="00ED562A" w:rsidDel="00264099">
          <w:delText xml:space="preserve">Figure </w:delText>
        </w:r>
        <w:r w:rsidR="00E87C7A" w:rsidRPr="00ED562A" w:rsidDel="00264099">
          <w:delText>3(b)</w:delText>
        </w:r>
        <w:r w:rsidR="00ED562A" w:rsidDel="00264099">
          <w:delText xml:space="preserve"> to show the effect of being +/- 1 mm in measuring resting length or contracted length at 620 kPa.</w:delText>
        </w:r>
      </w:del>
    </w:p>
    <w:p w14:paraId="5A9B3F8D" w14:textId="77777777" w:rsidR="0088778F" w:rsidRPr="00ED562A" w:rsidRDefault="0088778F" w:rsidP="0088778F">
      <w:pPr>
        <w:pStyle w:val="ListParagraph"/>
        <w:ind w:left="1440"/>
      </w:pPr>
    </w:p>
    <w:p w14:paraId="69938443" w14:textId="77777777" w:rsidR="002F5C5E" w:rsidRDefault="003609B5" w:rsidP="003609B5">
      <w:pPr>
        <w:pStyle w:val="ListParagraph"/>
        <w:numPr>
          <w:ilvl w:val="0"/>
          <w:numId w:val="1"/>
        </w:numPr>
      </w:pPr>
      <w:r w:rsidRPr="003609B5">
        <w:t>No analysis of force degradation over cyclic loading or long-term drift is provided. Add these data.</w:t>
      </w:r>
    </w:p>
    <w:p w14:paraId="45896C8B" w14:textId="77777777" w:rsidR="0088778F" w:rsidRDefault="0088778F" w:rsidP="0088778F">
      <w:pPr>
        <w:pStyle w:val="ListParagraph"/>
        <w:ind w:left="1440"/>
      </w:pPr>
    </w:p>
    <w:p w14:paraId="59EA181E" w14:textId="77777777" w:rsidR="00F8288F" w:rsidRDefault="00ED562A" w:rsidP="0088778F">
      <w:pPr>
        <w:pStyle w:val="ListParagraph"/>
        <w:ind w:left="1440"/>
        <w:rPr>
          <w:ins w:id="27" w:author="Alexander Hunt" w:date="2026-04-07T09:22:00Z" w16du:dateUtc="2026-04-07T16:22:00Z"/>
        </w:rPr>
      </w:pPr>
      <w:r>
        <w:t>We a</w:t>
      </w:r>
      <w:r w:rsidR="00076F6F">
        <w:t xml:space="preserve">gree that this </w:t>
      </w:r>
      <w:del w:id="28" w:author="Alexander Hunt" w:date="2026-04-07T09:13:00Z" w16du:dateUtc="2026-04-07T16:13:00Z">
        <w:r w:rsidR="00076F6F" w:rsidDel="00C767D2">
          <w:delText xml:space="preserve">is </w:delText>
        </w:r>
      </w:del>
      <w:ins w:id="29" w:author="Alexander Hunt" w:date="2026-04-07T09:13:00Z" w16du:dateUtc="2026-04-07T16:13:00Z">
        <w:r w:rsidR="00C767D2">
          <w:t>would be</w:t>
        </w:r>
        <w:r w:rsidR="00C767D2">
          <w:t xml:space="preserve"> </w:t>
        </w:r>
      </w:ins>
      <w:r w:rsidR="00076F6F">
        <w:t>interesting to look at</w:t>
      </w:r>
      <w:ins w:id="30" w:author="Alexander Hunt" w:date="2026-04-07T09:17:00Z" w16du:dateUtc="2026-04-07T16:17:00Z">
        <w:r w:rsidR="00C767D2">
          <w:t xml:space="preserve"> and an important consideration for </w:t>
        </w:r>
      </w:ins>
      <w:ins w:id="31" w:author="Alexander Hunt" w:date="2026-04-07T09:18:00Z" w16du:dateUtc="2026-04-07T16:18:00Z">
        <w:r w:rsidR="00C767D2">
          <w:t>long-term</w:t>
        </w:r>
      </w:ins>
      <w:ins w:id="32" w:author="Alexander Hunt" w:date="2026-04-07T09:17:00Z" w16du:dateUtc="2026-04-07T16:17:00Z">
        <w:r w:rsidR="00C767D2">
          <w:t xml:space="preserve"> use of these art</w:t>
        </w:r>
      </w:ins>
      <w:ins w:id="33" w:author="Alexander Hunt" w:date="2026-04-07T09:18:00Z" w16du:dateUtc="2026-04-07T16:18:00Z">
        <w:r w:rsidR="00C767D2">
          <w:t>ificial muscles</w:t>
        </w:r>
      </w:ins>
      <w:r w:rsidR="00076F6F">
        <w:t xml:space="preserve">. </w:t>
      </w:r>
      <w:del w:id="34" w:author="Alexander Hunt" w:date="2026-04-07T09:14:00Z" w16du:dateUtc="2026-04-07T16:14:00Z">
        <w:r w:rsidR="00076F6F" w:rsidDel="00C767D2">
          <w:delText xml:space="preserve">We can mention it in the discussion. </w:delText>
        </w:r>
      </w:del>
      <w:r w:rsidR="00E0408C">
        <w:t>We</w:t>
      </w:r>
      <w:r>
        <w:t xml:space="preserve"> </w:t>
      </w:r>
      <w:r w:rsidR="00E0408C">
        <w:t xml:space="preserve">don’t currently have a test setup </w:t>
      </w:r>
      <w:ins w:id="35" w:author="Alexander Hunt" w:date="2026-04-07T09:14:00Z" w16du:dateUtc="2026-04-07T16:14:00Z">
        <w:r w:rsidR="00C767D2">
          <w:t xml:space="preserve">for cycling the muscles under load </w:t>
        </w:r>
      </w:ins>
      <w:del w:id="36" w:author="Alexander Hunt" w:date="2026-04-07T09:14:00Z" w16du:dateUtc="2026-04-07T16:14:00Z">
        <w:r w:rsidR="00E0408C" w:rsidDel="00C767D2">
          <w:delText>for this</w:delText>
        </w:r>
        <w:r w:rsidDel="00C767D2">
          <w:delText xml:space="preserve"> </w:delText>
        </w:r>
      </w:del>
      <w:r>
        <w:t>and believe it is outside the scope of this paper</w:t>
      </w:r>
      <w:ins w:id="37" w:author="Alexander Hunt" w:date="2026-04-07T09:16:00Z" w16du:dateUtc="2026-04-07T16:16:00Z">
        <w:r w:rsidR="00C767D2">
          <w:t>, and that data collection of</w:t>
        </w:r>
      </w:ins>
      <w:ins w:id="38" w:author="Alexander Hunt" w:date="2026-04-07T09:17:00Z" w16du:dateUtc="2026-04-07T16:17:00Z">
        <w:r w:rsidR="00C767D2">
          <w:t xml:space="preserve"> this sort would constitute a whole publication in itself</w:t>
        </w:r>
      </w:ins>
      <w:r w:rsidR="00E0408C">
        <w:t>.</w:t>
      </w:r>
      <w:ins w:id="39" w:author="Alexander Hunt" w:date="2026-04-07T09:17:00Z" w16du:dateUtc="2026-04-07T16:17:00Z">
        <w:r w:rsidR="00C767D2">
          <w:t xml:space="preserve"> We have added the following to the discussion section of the paper.</w:t>
        </w:r>
      </w:ins>
      <w:r>
        <w:t xml:space="preserve"> </w:t>
      </w:r>
    </w:p>
    <w:p w14:paraId="5C9E4D34" w14:textId="77777777" w:rsidR="00F8288F" w:rsidRDefault="00F8288F" w:rsidP="0088778F">
      <w:pPr>
        <w:pStyle w:val="ListParagraph"/>
        <w:ind w:left="1440"/>
        <w:rPr>
          <w:ins w:id="40" w:author="Alexander Hunt" w:date="2026-04-07T09:22:00Z" w16du:dateUtc="2026-04-07T16:22:00Z"/>
        </w:rPr>
      </w:pPr>
    </w:p>
    <w:p w14:paraId="7EE53B65" w14:textId="76506451" w:rsidR="00F8288F" w:rsidRDefault="00F8288F" w:rsidP="0088778F">
      <w:pPr>
        <w:pStyle w:val="ListParagraph"/>
        <w:ind w:left="1440"/>
        <w:rPr>
          <w:ins w:id="41" w:author="Alexander Hunt" w:date="2026-04-07T09:22:00Z" w16du:dateUtc="2026-04-07T16:22:00Z"/>
        </w:rPr>
      </w:pPr>
      <w:commentRangeStart w:id="42"/>
      <w:ins w:id="43" w:author="Alexander Hunt" w:date="2026-04-07T09:23:00Z" w16du:dateUtc="2026-04-07T16:23:00Z">
        <w:r>
          <w:t>The presented work is capable of predicting force output for 10 mm and 20 mm muscles with different initial muscle lengths, internal pressure, and contrac</w:t>
        </w:r>
      </w:ins>
      <w:ins w:id="44" w:author="Alexander Hunt" w:date="2026-04-07T09:24:00Z" w16du:dateUtc="2026-04-07T16:24:00Z">
        <w:r>
          <w:t>tion amount with minimal initial data collection. However, it remains to be seen if these relationships are maintained over the full lifecycle of the muscles. There are not yet any peer reviewed studies investigating the long-term beh</w:t>
        </w:r>
      </w:ins>
      <w:ins w:id="45" w:author="Alexander Hunt" w:date="2026-04-07T09:25:00Z" w16du:dateUtc="2026-04-07T16:25:00Z">
        <w:r>
          <w:t xml:space="preserve">avior of these artificial muscles, though the Festo datasheet provides some indication of what can be expected [cite]. </w:t>
        </w:r>
      </w:ins>
      <w:ins w:id="46" w:author="Alexander Hunt" w:date="2026-04-07T09:26:00Z" w16du:dateUtc="2026-04-07T16:26:00Z">
        <w:r>
          <w:t xml:space="preserve">They report that the </w:t>
        </w:r>
        <w:r>
          <w:t xml:space="preserve">40 mm BPA </w:t>
        </w:r>
      </w:ins>
      <w:ins w:id="47" w:author="Alexander Hunt" w:date="2026-04-07T09:28:00Z" w16du:dateUtc="2026-04-07T16:28:00Z">
        <w:r>
          <w:t>can</w:t>
        </w:r>
      </w:ins>
      <w:ins w:id="48" w:author="Alexander Hunt" w:date="2026-04-07T09:26:00Z" w16du:dateUtc="2026-04-07T16:26:00Z">
        <w:r>
          <w:t xml:space="preserve"> complete</w:t>
        </w:r>
        <w:r>
          <w:t xml:space="preserve"> 1 million cycles at 6000 N (maximum rated load), or 10 million cycles at 4000 N. </w:t>
        </w:r>
        <w:r>
          <w:t>T</w:t>
        </w:r>
        <w:r>
          <w:t>he service life of the other size BPAs</w:t>
        </w:r>
        <w:r>
          <w:t xml:space="preserve"> is not reported</w:t>
        </w:r>
      </w:ins>
      <w:ins w:id="49" w:author="Alexander Hunt" w:date="2026-04-07T09:27:00Z" w16du:dateUtc="2026-04-07T16:27:00Z">
        <w:r>
          <w:t xml:space="preserve">, however </w:t>
        </w:r>
      </w:ins>
      <w:ins w:id="50" w:author="Alexander Hunt" w:date="2026-04-07T09:28:00Z" w16du:dateUtc="2026-04-07T16:28:00Z">
        <w:r>
          <w:t>it is mentioned that thermal stressing may reduce the lifespan and they should be inspected every 500,000 cycles for signs of aging [cite]. Future researc</w:t>
        </w:r>
      </w:ins>
      <w:ins w:id="51" w:author="Alexander Hunt" w:date="2026-04-07T09:29:00Z" w16du:dateUtc="2026-04-07T16:29:00Z">
        <w:r>
          <w:t>h should look at the behavior of these muscles over time.</w:t>
        </w:r>
      </w:ins>
      <w:commentRangeEnd w:id="42"/>
      <w:r>
        <w:rPr>
          <w:rStyle w:val="CommentReference"/>
          <w:sz w:val="24"/>
          <w:szCs w:val="24"/>
        </w:rPr>
        <w:commentReference w:id="42"/>
      </w:r>
    </w:p>
    <w:p w14:paraId="2816602A" w14:textId="77777777" w:rsidR="00F8288F" w:rsidRDefault="00F8288F" w:rsidP="0088778F">
      <w:pPr>
        <w:pStyle w:val="ListParagraph"/>
        <w:ind w:left="1440"/>
        <w:rPr>
          <w:ins w:id="52" w:author="Alexander Hunt" w:date="2026-04-07T09:22:00Z" w16du:dateUtc="2026-04-07T16:22:00Z"/>
        </w:rPr>
      </w:pPr>
    </w:p>
    <w:p w14:paraId="795E9F79" w14:textId="5EA56C80" w:rsidR="00076F6F" w:rsidDel="00F8288F" w:rsidRDefault="00ED562A" w:rsidP="0088778F">
      <w:pPr>
        <w:pStyle w:val="ListParagraph"/>
        <w:ind w:left="1440"/>
        <w:rPr>
          <w:del w:id="53" w:author="Alexander Hunt" w:date="2026-04-07T09:29:00Z" w16du:dateUtc="2026-04-07T16:29:00Z"/>
        </w:rPr>
      </w:pPr>
      <w:del w:id="54" w:author="Alexander Hunt" w:date="2026-04-07T09:15:00Z" w16du:dateUtc="2026-04-07T16:15:00Z">
        <w:r w:rsidDel="00C767D2">
          <w:delText>There are no papers that measure this experimentally, only some that mention the Festo Fluidic Muscle datasheet.</w:delText>
        </w:r>
        <w:r w:rsidR="00E0408C" w:rsidDel="00C767D2">
          <w:delText xml:space="preserve"> </w:delText>
        </w:r>
      </w:del>
      <w:del w:id="55" w:author="Alexander Hunt" w:date="2026-04-07T09:29:00Z" w16du:dateUtc="2026-04-07T16:29:00Z">
        <w:r w:rsidR="00076F6F" w:rsidDel="00F8288F">
          <w:delText xml:space="preserve">Festo </w:delText>
        </w:r>
        <w:r w:rsidR="00E87C7A" w:rsidDel="00F8288F">
          <w:delText xml:space="preserve">(2026) </w:delText>
        </w:r>
        <w:r w:rsidR="00076F6F" w:rsidDel="00F8288F">
          <w:delText xml:space="preserve">mentions that </w:delText>
        </w:r>
        <w:r w:rsidR="004C3C3B" w:rsidDel="00F8288F">
          <w:delText>a</w:delText>
        </w:r>
        <w:r w:rsidR="00076F6F" w:rsidDel="00F8288F">
          <w:delText xml:space="preserve"> 40 mm BPA can </w:delText>
        </w:r>
        <w:r w:rsidR="00076F6F" w:rsidDel="00F8288F">
          <w:lastRenderedPageBreak/>
          <w:delText xml:space="preserve">do 1 million cycles </w:delText>
        </w:r>
        <w:r w:rsidR="00E87C7A" w:rsidDel="00F8288F">
          <w:delText>at 6000 N (maximum rated load), or 10 million cycles at 4000 N. The</w:delText>
        </w:r>
        <w:r w:rsidR="00830AB9" w:rsidDel="00F8288F">
          <w:delText>y do not mention the service life of the other size BPAs. The Festo DMSP/MAS 2018</w:delText>
        </w:r>
        <w:r w:rsidR="006D6907" w:rsidDel="00F8288F">
          <w:delText xml:space="preserve"> Fluidic Muscle</w:delText>
        </w:r>
        <w:r w:rsidR="00830AB9" w:rsidDel="00F8288F">
          <w:delText xml:space="preserve"> manual</w:delText>
        </w:r>
        <w:r w:rsidR="006D6907" w:rsidDel="00F8288F">
          <w:delText xml:space="preserve"> (</w:delText>
        </w:r>
        <w:r w:rsidR="006D6907" w:rsidDel="00F8288F">
          <w:fldChar w:fldCharType="begin"/>
        </w:r>
        <w:r w:rsidR="006D6907" w:rsidDel="00F8288F">
          <w:delInstrText>HYPERLINK "https://www.festo.com/net/en_us/SupportPortal/Files/732773/DMSP_MAS_2018-01f_8081496g1.pdf"</w:delInstrText>
        </w:r>
        <w:r w:rsidR="006D6907" w:rsidDel="00F8288F">
          <w:fldChar w:fldCharType="separate"/>
        </w:r>
        <w:r w:rsidR="006D6907" w:rsidRPr="00064D97" w:rsidDel="00F8288F">
          <w:rPr>
            <w:rStyle w:val="Hyperlink"/>
          </w:rPr>
          <w:delText>https://www.festo.com/net/en_us/SupportPortal/Files/732773/DMSP_MAS_2018-01f_8</w:delText>
        </w:r>
        <w:r w:rsidR="006D6907" w:rsidRPr="00064D97" w:rsidDel="00F8288F">
          <w:rPr>
            <w:rStyle w:val="Hyperlink"/>
          </w:rPr>
          <w:delText>0</w:delText>
        </w:r>
        <w:r w:rsidR="006D6907" w:rsidRPr="00064D97" w:rsidDel="00F8288F">
          <w:rPr>
            <w:rStyle w:val="Hyperlink"/>
          </w:rPr>
          <w:delText>81496g1.pdf</w:delText>
        </w:r>
        <w:r w:rsidR="006D6907" w:rsidDel="00F8288F">
          <w:fldChar w:fldCharType="end"/>
        </w:r>
        <w:r w:rsidR="006D6907" w:rsidDel="00F8288F">
          <w:delText>, page 11)</w:delText>
        </w:r>
        <w:r w:rsidR="00830AB9" w:rsidDel="00F8288F">
          <w:delText xml:space="preserve"> mentions factors that can decrease service life, but not how the force degrades over time. The 2018 version also says to inspect the BPA every 500,000 cycles for signs of aging. </w:delText>
        </w:r>
      </w:del>
    </w:p>
    <w:p w14:paraId="1932325A" w14:textId="50946FD8" w:rsidR="003609B5" w:rsidRDefault="003609B5" w:rsidP="003609B5">
      <w:pPr>
        <w:pStyle w:val="ListParagraph"/>
        <w:numPr>
          <w:ilvl w:val="0"/>
          <w:numId w:val="1"/>
        </w:numPr>
      </w:pPr>
      <w:r w:rsidRPr="003609B5">
        <w:t>Quantitative comparison with existing models on the same dataset should be conducted to clarify the superiority of proposed model.</w:t>
      </w:r>
    </w:p>
    <w:p w14:paraId="17501C7A" w14:textId="77777777" w:rsidR="0088778F" w:rsidRDefault="0088778F" w:rsidP="0088778F">
      <w:pPr>
        <w:pStyle w:val="ListParagraph"/>
        <w:ind w:left="1440"/>
      </w:pPr>
    </w:p>
    <w:p w14:paraId="20F9E658" w14:textId="639056A6" w:rsidR="00520BCA" w:rsidRDefault="00C767D2" w:rsidP="0088778F">
      <w:pPr>
        <w:pStyle w:val="ListParagraph"/>
        <w:ind w:left="1440"/>
      </w:pPr>
      <w:ins w:id="56" w:author="Alexander Hunt" w:date="2026-04-07T09:09:00Z" w16du:dateUtc="2026-04-07T16:09:00Z">
        <w:r>
          <w:t xml:space="preserve">The reviewer is correct, we should compare to more than just the Festo tool, and have added comparisons to </w:t>
        </w:r>
        <w:commentRangeStart w:id="57"/>
        <w:r>
          <w:t xml:space="preserve">Sarosi </w:t>
        </w:r>
      </w:ins>
      <w:commentRangeEnd w:id="57"/>
      <w:r>
        <w:rPr>
          <w:rStyle w:val="CommentReference"/>
          <w:sz w:val="24"/>
          <w:szCs w:val="24"/>
        </w:rPr>
        <w:commentReference w:id="57"/>
      </w:r>
      <w:ins w:id="58" w:author="Alexander Hunt" w:date="2026-04-07T09:09:00Z" w16du:dateUtc="2026-04-07T16:09:00Z">
        <w:r>
          <w:t xml:space="preserve">and </w:t>
        </w:r>
        <w:commentRangeStart w:id="59"/>
        <w:r>
          <w:t>Martens and Bolan</w:t>
        </w:r>
      </w:ins>
      <w:commentRangeEnd w:id="59"/>
      <w:r>
        <w:rPr>
          <w:rStyle w:val="CommentReference"/>
          <w:sz w:val="24"/>
          <w:szCs w:val="24"/>
        </w:rPr>
        <w:commentReference w:id="59"/>
      </w:r>
      <w:ins w:id="60" w:author="Alexander Hunt" w:date="2026-04-07T09:09:00Z" w16du:dateUtc="2026-04-07T16:09:00Z">
        <w:r>
          <w:t xml:space="preserve">. </w:t>
        </w:r>
      </w:ins>
      <w:ins w:id="61" w:author="Alexander Hunt" w:date="2026-04-07T09:10:00Z" w16du:dateUtc="2026-04-07T16:10:00Z">
        <w:r>
          <w:t xml:space="preserve">We have added </w:t>
        </w:r>
      </w:ins>
      <w:r w:rsidR="00A07B00">
        <w:t xml:space="preserve">Table 3 </w:t>
      </w:r>
      <w:del w:id="62" w:author="Alexander Hunt" w:date="2026-04-07T09:10:00Z" w16du:dateUtc="2026-04-07T16:10:00Z">
        <w:r w:rsidR="00A07B00" w:rsidDel="00C767D2">
          <w:delText xml:space="preserve">has been added </w:delText>
        </w:r>
      </w:del>
      <w:r w:rsidR="00A07B00">
        <w:t xml:space="preserve">to </w:t>
      </w:r>
      <w:ins w:id="63" w:author="Alexander Hunt" w:date="2026-04-07T09:10:00Z" w16du:dateUtc="2026-04-07T16:10:00Z">
        <w:r>
          <w:t xml:space="preserve">show a direct comparison of </w:t>
        </w:r>
      </w:ins>
      <w:del w:id="64" w:author="Alexander Hunt" w:date="2026-04-07T09:10:00Z" w16du:dateUtc="2026-04-07T16:10:00Z">
        <w:r w:rsidR="00A07B00" w:rsidDel="00C767D2">
          <w:delText xml:space="preserve">compare </w:delText>
        </w:r>
      </w:del>
      <w:r w:rsidR="00A07B00">
        <w:t xml:space="preserve">our model with </w:t>
      </w:r>
      <w:del w:id="65" w:author="Alexander Hunt" w:date="2026-04-07T09:10:00Z" w16du:dateUtc="2026-04-07T16:10:00Z">
        <w:r w:rsidR="00A07B00" w:rsidDel="00C767D2">
          <w:delText>that of Sarosi and Martens and Bolan</w:delText>
        </w:r>
      </w:del>
      <w:ins w:id="66" w:author="Alexander Hunt" w:date="2026-04-07T09:10:00Z" w16du:dateUtc="2026-04-07T16:10:00Z">
        <w:r>
          <w:t>these models as well as a subsection in the discussion</w:t>
        </w:r>
      </w:ins>
      <w:ins w:id="67" w:author="Alexander Hunt" w:date="2026-04-07T09:30:00Z" w16du:dateUtc="2026-04-07T16:30:00Z">
        <w:r w:rsidR="00F8288F">
          <w:t xml:space="preserve"> that reads as follows</w:t>
        </w:r>
      </w:ins>
      <w:ins w:id="68" w:author="Alexander Hunt" w:date="2026-04-07T09:10:00Z" w16du:dateUtc="2026-04-07T16:10:00Z">
        <w:r>
          <w:t>.</w:t>
        </w:r>
      </w:ins>
      <w:del w:id="69" w:author="Alexander Hunt" w:date="2026-04-07T09:10:00Z" w16du:dateUtc="2026-04-07T16:10:00Z">
        <w:r w:rsidR="00A07B00" w:rsidDel="00C767D2">
          <w:delText>.</w:delText>
        </w:r>
        <w:r w:rsidR="00D96BDA" w:rsidDel="00C767D2">
          <w:delText xml:space="preserve"> Subsection Comparison with Existing BPA Models has been added to Discussion.</w:delText>
        </w:r>
      </w:del>
    </w:p>
    <w:p w14:paraId="68BE868F" w14:textId="77777777" w:rsidR="0088778F" w:rsidRDefault="0088778F" w:rsidP="0088778F">
      <w:pPr>
        <w:pStyle w:val="ListParagraph"/>
        <w:ind w:left="1440"/>
        <w:rPr>
          <w:ins w:id="70" w:author="Alexander Hunt" w:date="2026-04-07T09:30:00Z" w16du:dateUtc="2026-04-07T16:30:00Z"/>
        </w:rPr>
      </w:pPr>
    </w:p>
    <w:p w14:paraId="6510C9DB" w14:textId="77777777" w:rsidR="00F8288F" w:rsidRDefault="00F8288F" w:rsidP="0088778F">
      <w:pPr>
        <w:pStyle w:val="ListParagraph"/>
        <w:ind w:left="1440"/>
        <w:rPr>
          <w:ins w:id="71" w:author="Alexander Hunt" w:date="2026-04-07T09:30:00Z" w16du:dateUtc="2026-04-07T16:30:00Z"/>
        </w:rPr>
      </w:pPr>
    </w:p>
    <w:p w14:paraId="36C67E79" w14:textId="77777777" w:rsidR="00F8288F" w:rsidRPr="003609B5" w:rsidRDefault="00F8288F" w:rsidP="0088778F">
      <w:pPr>
        <w:pStyle w:val="ListParagraph"/>
        <w:ind w:left="1440"/>
      </w:pPr>
    </w:p>
    <w:p w14:paraId="35C2791E" w14:textId="77777777" w:rsidR="003609B5" w:rsidRDefault="003609B5" w:rsidP="003609B5">
      <w:pPr>
        <w:pStyle w:val="ListParagraph"/>
        <w:numPr>
          <w:ilvl w:val="0"/>
          <w:numId w:val="1"/>
        </w:numPr>
      </w:pPr>
      <w:r w:rsidRPr="003609B5">
        <w:t>Why 620 kPa is chosen as the normalization reference? Whether other pressures can also be employed?</w:t>
      </w:r>
    </w:p>
    <w:p w14:paraId="7106B183" w14:textId="77777777" w:rsidR="0088778F" w:rsidRDefault="0088778F" w:rsidP="0088778F">
      <w:pPr>
        <w:pStyle w:val="ListParagraph"/>
        <w:ind w:left="1440"/>
      </w:pPr>
    </w:p>
    <w:p w14:paraId="4C200574" w14:textId="703D0C1D" w:rsidR="00520BCA" w:rsidRDefault="00520BCA" w:rsidP="0088778F">
      <w:pPr>
        <w:pStyle w:val="ListParagraph"/>
        <w:ind w:left="1440"/>
      </w:pPr>
      <w:r>
        <w:t>Common building supply pressure</w:t>
      </w:r>
      <w:r w:rsidR="00645D77">
        <w:t xml:space="preserve"> here (90 psi)</w:t>
      </w:r>
      <w:r>
        <w:t xml:space="preserve">. Other pressures could relatively easily </w:t>
      </w:r>
      <w:r w:rsidR="004C3C3B">
        <w:t xml:space="preserve">be used, like 600 kPa maximum rated pressure for the 20 mm BPA, or 800 kPa which is </w:t>
      </w:r>
      <w:r w:rsidR="00CB3F67">
        <w:t>the maximum rated pressure for the 10 mm BPA.</w:t>
      </w:r>
      <w:r w:rsidR="00645D77">
        <w:t xml:space="preserve"> Picking different</w:t>
      </w:r>
      <w:r w:rsidR="00CB3F67">
        <w:t xml:space="preserve"> </w:t>
      </w:r>
      <w:r w:rsidR="00645D77">
        <w:t>values</w:t>
      </w:r>
      <w:r w:rsidR="00CB3F67">
        <w:t xml:space="preserve"> in working BPA pressure range</w:t>
      </w:r>
      <w:r w:rsidR="00645D77">
        <w:t xml:space="preserve"> would affect coefficients minimally. Doesn’t serve as a true maximum.</w:t>
      </w:r>
      <w:r w:rsidR="00CB3F67">
        <w:t xml:space="preserve"> It </w:t>
      </w:r>
      <w:r w:rsidR="00252F38">
        <w:t>allowed us to reduce Equation 8 from 6 coefficients to 3.</w:t>
      </w:r>
      <w:r w:rsidR="009A209C">
        <w:t xml:space="preserve"> This discussion is in the paragraph before the Conclusions section.</w:t>
      </w:r>
    </w:p>
    <w:p w14:paraId="0BB7350C" w14:textId="77777777" w:rsidR="0088778F" w:rsidRPr="003609B5" w:rsidRDefault="0088778F" w:rsidP="0088778F">
      <w:pPr>
        <w:pStyle w:val="ListParagraph"/>
        <w:ind w:left="1440"/>
      </w:pPr>
    </w:p>
    <w:p w14:paraId="00AD4640" w14:textId="77777777" w:rsidR="003609B5" w:rsidRDefault="003609B5" w:rsidP="003609B5">
      <w:pPr>
        <w:pStyle w:val="ListParagraph"/>
        <w:numPr>
          <w:ilvl w:val="0"/>
          <w:numId w:val="1"/>
        </w:numPr>
      </w:pPr>
      <w:r w:rsidRPr="003609B5">
        <w:t>Can the proposed model be embedded into real-time control or simulation? Clarify it in Discussion.</w:t>
      </w:r>
    </w:p>
    <w:p w14:paraId="18E82506" w14:textId="77777777" w:rsidR="0088778F" w:rsidRDefault="0088778F" w:rsidP="0088778F">
      <w:pPr>
        <w:pStyle w:val="ListParagraph"/>
        <w:ind w:left="1440"/>
      </w:pPr>
    </w:p>
    <w:p w14:paraId="21186EEE" w14:textId="1AE1E9D0" w:rsidR="00645D77" w:rsidRDefault="00645D77" w:rsidP="0088778F">
      <w:pPr>
        <w:pStyle w:val="ListParagraph"/>
        <w:ind w:left="1440"/>
      </w:pPr>
      <w:r>
        <w:t>Yes. Small equation. Can also be used in lookup table for quick real-time control.</w:t>
      </w:r>
      <w:r w:rsidR="0088778F">
        <w:t xml:space="preserve"> We have added a subsection to the Discussion to clarify this.</w:t>
      </w:r>
    </w:p>
    <w:p w14:paraId="04A9CF6F" w14:textId="77777777" w:rsidR="0088778F" w:rsidRPr="003609B5" w:rsidRDefault="0088778F" w:rsidP="0088778F">
      <w:pPr>
        <w:pStyle w:val="ListParagraph"/>
        <w:ind w:left="1440"/>
      </w:pPr>
    </w:p>
    <w:p w14:paraId="126CAA45" w14:textId="77777777" w:rsidR="003609B5" w:rsidRDefault="003609B5" w:rsidP="003609B5">
      <w:pPr>
        <w:pStyle w:val="ListParagraph"/>
        <w:numPr>
          <w:ilvl w:val="0"/>
          <w:numId w:val="1"/>
        </w:numPr>
      </w:pPr>
      <w:r w:rsidRPr="003609B5">
        <w:t>Double check the format of references [19] and [20].</w:t>
      </w:r>
    </w:p>
    <w:p w14:paraId="3B09C7F3" w14:textId="77777777" w:rsidR="0088778F" w:rsidRDefault="0088778F" w:rsidP="0088778F">
      <w:pPr>
        <w:pStyle w:val="ListParagraph"/>
        <w:ind w:left="1440"/>
      </w:pPr>
    </w:p>
    <w:p w14:paraId="250673AB" w14:textId="2ECB08B1" w:rsidR="00645D77" w:rsidRPr="003609B5" w:rsidRDefault="0088778F" w:rsidP="0088778F">
      <w:pPr>
        <w:pStyle w:val="ListParagraph"/>
        <w:ind w:left="1440"/>
      </w:pPr>
      <w:r>
        <w:t xml:space="preserve">Thank you for pointing this out. </w:t>
      </w:r>
      <w:r w:rsidR="005944FA">
        <w:t>The references have been corrected.</w:t>
      </w:r>
    </w:p>
    <w:p w14:paraId="6E5D7443" w14:textId="77777777" w:rsidR="003609B5" w:rsidRDefault="003609B5" w:rsidP="003609B5">
      <w:pPr>
        <w:ind w:left="360"/>
      </w:pPr>
    </w:p>
    <w:p w14:paraId="11527400" w14:textId="4DCEAF60" w:rsidR="003609B5" w:rsidRPr="003609B5" w:rsidRDefault="003609B5" w:rsidP="003609B5">
      <w:pPr>
        <w:rPr>
          <w:b/>
          <w:bCs/>
          <w:u w:val="single"/>
        </w:rPr>
      </w:pPr>
      <w:r w:rsidRPr="003609B5">
        <w:rPr>
          <w:b/>
          <w:bCs/>
          <w:u w:val="single"/>
        </w:rPr>
        <w:t>Reviewer 2</w:t>
      </w:r>
    </w:p>
    <w:p w14:paraId="3637D9A5" w14:textId="77777777" w:rsidR="003A4FB2" w:rsidRDefault="003609B5" w:rsidP="003609B5">
      <w:r w:rsidRPr="003609B5">
        <w:t xml:space="preserve">A simple analysis of a product's performance and the difference between the manufacturer's specifications and the individual device.  As a route to </w:t>
      </w:r>
      <w:r w:rsidR="008153FA" w:rsidRPr="003609B5">
        <w:t>characterizing</w:t>
      </w:r>
      <w:r w:rsidRPr="003609B5">
        <w:t xml:space="preserve"> the actuator for use in an eventual product it is acceptable.  </w:t>
      </w:r>
    </w:p>
    <w:p w14:paraId="35D9904F" w14:textId="33754DD6" w:rsidR="003609B5" w:rsidRDefault="003609B5" w:rsidP="003A4FB2">
      <w:pPr>
        <w:pStyle w:val="ListParagraph"/>
        <w:numPr>
          <w:ilvl w:val="0"/>
          <w:numId w:val="3"/>
        </w:numPr>
      </w:pPr>
      <w:r w:rsidRPr="003609B5">
        <w:t>However, it would be informative for the authors to speculate the reasons for the deviations between their model and the manufacturer's.  They identify </w:t>
      </w:r>
      <w:r w:rsidRPr="003A4FB2">
        <w:rPr>
          <w:i/>
          <w:iCs/>
        </w:rPr>
        <w:t>where</w:t>
      </w:r>
      <w:r w:rsidRPr="003609B5">
        <w:t> but not </w:t>
      </w:r>
      <w:r w:rsidRPr="003A4FB2">
        <w:rPr>
          <w:i/>
          <w:iCs/>
        </w:rPr>
        <w:t>why</w:t>
      </w:r>
      <w:r w:rsidRPr="003609B5">
        <w:t>.  As experienced users of the devices they might be able to give the reader the benefit of their greater insight. </w:t>
      </w:r>
    </w:p>
    <w:p w14:paraId="0BBFB526" w14:textId="338BDE41" w:rsidR="004C324F" w:rsidRPr="004C324F" w:rsidRDefault="004C324F" w:rsidP="004C324F">
      <w:pPr>
        <w:pStyle w:val="ListParagraph"/>
        <w:numPr>
          <w:ilvl w:val="2"/>
          <w:numId w:val="3"/>
        </w:numPr>
      </w:pPr>
      <w:r>
        <w:t>In the 2013 catalogue (</w:t>
      </w:r>
      <w:r w:rsidRPr="004C324F">
        <w:t>https://ftp.festo.com/Public/PNEUMATIC/SOFTWARE_SERVICE/Documentation/2015/EN/DMSP-MAS_EN.PDF</w:t>
      </w:r>
      <w:r>
        <w:t xml:space="preserve">), they note that testing was done with BPAs that are 10x the diameter. </w:t>
      </w:r>
      <w:r w:rsidR="00CB3F67">
        <w:t>It is possible</w:t>
      </w:r>
      <w:r>
        <w:t xml:space="preserve"> model must have a sign with an inverted parameter, because even in some of their documentation they note that force decreases with decreasing length. However, the 100 mm BPA should have much less force than what is shown in the curve. This is our experience and the reason for the testing. They don’t properly account for the end effects of the pressure vessel where end effects dominate: </w:t>
      </w:r>
      <w:r>
        <w:tab/>
      </w:r>
      <w:r w:rsidRPr="004C324F">
        <w:t>Clamped ends that fix diameter </w:t>
      </w:r>
      <w:r w:rsidR="0088778F">
        <w:t>but</w:t>
      </w:r>
      <w:r w:rsidRPr="004C324F">
        <w:t> allow axial displacement impose </w:t>
      </w:r>
      <w:r w:rsidR="0088778F" w:rsidRPr="004C324F">
        <w:t xml:space="preserve"> </w:t>
      </w:r>
      <w:r w:rsidRPr="004C324F">
        <w:t>boundary conditions that force steep gradients in </w:t>
      </w:r>
      <w:r w:rsidR="0088778F">
        <w:t>stress and</w:t>
      </w:r>
      <w:r w:rsidRPr="004C324F">
        <w:t> strain near the ends</w:t>
      </w:r>
      <w:r w:rsidR="005D2D57">
        <w:t>. Near the b</w:t>
      </w:r>
      <w:r w:rsidRPr="004C324F">
        <w:t>oundary </w:t>
      </w:r>
      <w:r w:rsidR="005D2D57">
        <w:t>conditions are</w:t>
      </w:r>
      <w:r w:rsidRPr="004C324F">
        <w:t> where bending and shear </w:t>
      </w:r>
      <w:r w:rsidR="0088778F">
        <w:t xml:space="preserve">deviate from </w:t>
      </w:r>
      <w:r w:rsidRPr="004C324F">
        <w:t> analytic </w:t>
      </w:r>
      <w:r w:rsidR="005D2D57">
        <w:t>s</w:t>
      </w:r>
      <w:r w:rsidRPr="004C324F">
        <w:t>olutions</w:t>
      </w:r>
      <w:r w:rsidR="005D2D57">
        <w:t xml:space="preserve"> to a cylindrical model. Therefore, in shorter BPAs, the </w:t>
      </w:r>
      <w:r w:rsidRPr="004C324F">
        <w:t>end effects dominate</w:t>
      </w:r>
      <w:r w:rsidR="005D2D57">
        <w:t>. T</w:t>
      </w:r>
      <w:r w:rsidRPr="004C324F">
        <w:t>he axial length scale of the boundary layer is comparable to the vessel length, so global solution differs substantially from an infinit</w:t>
      </w:r>
      <w:r w:rsidR="005D2D57">
        <w:t>ely long</w:t>
      </w:r>
      <w:r w:rsidRPr="004C324F">
        <w:t> cylinder solution.</w:t>
      </w:r>
    </w:p>
    <w:p w14:paraId="304B53F5" w14:textId="17DA2EC5" w:rsidR="003A4FB2" w:rsidRPr="003609B5" w:rsidRDefault="003A4FB2" w:rsidP="004C324F">
      <w:pPr>
        <w:pStyle w:val="ListParagraph"/>
        <w:ind w:left="1440"/>
      </w:pPr>
    </w:p>
    <w:p w14:paraId="02A50499" w14:textId="13295382" w:rsidR="003A4FB2" w:rsidRDefault="003609B5" w:rsidP="003A4FB2">
      <w:pPr>
        <w:pStyle w:val="ListParagraph"/>
        <w:numPr>
          <w:ilvl w:val="0"/>
          <w:numId w:val="3"/>
        </w:numPr>
      </w:pPr>
      <w:r w:rsidRPr="003609B5">
        <w:t>One concern is: "</w:t>
      </w:r>
      <w:r w:rsidRPr="003A4FB2">
        <w:rPr>
          <w:i/>
          <w:iCs/>
        </w:rPr>
        <w:t>The improved Hill-muscle model of Thelen [22] shows an exponential term for a muscle’s passive force-length property concentric loading.</w:t>
      </w:r>
      <w:r w:rsidRPr="003609B5">
        <w:t>"  This model is specifically for aging muscles.  In general the impact of the connective tissue on the curve is a step function.  Do the authors have a more general reference for this?</w:t>
      </w:r>
    </w:p>
    <w:p w14:paraId="5F305E61" w14:textId="77777777" w:rsidR="005D2D57" w:rsidRDefault="005D2D57" w:rsidP="005D2D57">
      <w:pPr>
        <w:pStyle w:val="ListParagraph"/>
        <w:ind w:left="1440"/>
      </w:pPr>
    </w:p>
    <w:p w14:paraId="4C920449" w14:textId="2840F629" w:rsidR="003A4FB2" w:rsidRDefault="00D96BDA" w:rsidP="005D2D57">
      <w:pPr>
        <w:pStyle w:val="ListParagraph"/>
        <w:ind w:left="1440"/>
      </w:pPr>
      <w:r>
        <w:t>Added Biomimetic Artificial Muscle Analogy subsection to discussion mentioning the work of Winters and Chou and Hannaford.</w:t>
      </w:r>
    </w:p>
    <w:p w14:paraId="1D954215" w14:textId="77777777" w:rsidR="005D2D57" w:rsidRPr="00DC0D47" w:rsidRDefault="005D2D57" w:rsidP="005D2D57">
      <w:pPr>
        <w:pStyle w:val="ListParagraph"/>
        <w:ind w:left="1440"/>
        <w:rPr>
          <w:color w:val="EE0000"/>
        </w:rPr>
      </w:pPr>
    </w:p>
    <w:p w14:paraId="719E1F5C" w14:textId="77777777" w:rsidR="003609B5" w:rsidRDefault="003609B5" w:rsidP="003A4FB2">
      <w:pPr>
        <w:pStyle w:val="ListParagraph"/>
        <w:numPr>
          <w:ilvl w:val="0"/>
          <w:numId w:val="3"/>
        </w:numPr>
      </w:pPr>
      <w:r w:rsidRPr="003609B5">
        <w:lastRenderedPageBreak/>
        <w:t>The figures, especially Figure 4, are quite small, the vertical scale reduced.  There are few figures in the paper so I suggest they can afford to take up a little more space.</w:t>
      </w:r>
    </w:p>
    <w:p w14:paraId="73722A4C" w14:textId="77777777" w:rsidR="005D2D57" w:rsidRDefault="005D2D57" w:rsidP="005D2D57">
      <w:pPr>
        <w:pStyle w:val="ListParagraph"/>
        <w:ind w:left="1440"/>
      </w:pPr>
    </w:p>
    <w:p w14:paraId="042CD985" w14:textId="52EE769A" w:rsidR="003A4FB2" w:rsidRDefault="00DC0D47" w:rsidP="005D2D57">
      <w:pPr>
        <w:pStyle w:val="ListParagraph"/>
        <w:ind w:left="1440"/>
      </w:pPr>
      <w:r w:rsidRPr="00CB3F67">
        <w:t>We have updated these</w:t>
      </w:r>
      <w:r w:rsidR="005D2D57">
        <w:t xml:space="preserve"> Figures 2 through 4</w:t>
      </w:r>
      <w:r w:rsidRPr="00CB3F67">
        <w:t xml:space="preserve"> for ease of readability.</w:t>
      </w:r>
    </w:p>
    <w:p w14:paraId="54597114" w14:textId="77777777" w:rsidR="005D2D57" w:rsidRPr="00CB3F67" w:rsidRDefault="005D2D57" w:rsidP="005D2D57">
      <w:pPr>
        <w:pStyle w:val="ListParagraph"/>
        <w:ind w:left="1440"/>
      </w:pPr>
    </w:p>
    <w:p w14:paraId="41D949D6" w14:textId="4ABE919C" w:rsidR="003609B5" w:rsidRDefault="003609B5" w:rsidP="003609B5">
      <w:pPr>
        <w:pStyle w:val="ListParagraph"/>
        <w:numPr>
          <w:ilvl w:val="0"/>
          <w:numId w:val="3"/>
        </w:numPr>
      </w:pPr>
      <w:r w:rsidRPr="003609B5">
        <w:t>An observation is that the disadvantage of BPAs are: "maximum tensile force occurs at resting (i.e., uninflated) length (l</w:t>
      </w:r>
      <w:r w:rsidRPr="003A4FB2">
        <w:rPr>
          <w:vertAlign w:val="subscript"/>
        </w:rPr>
        <w:t>rest</w:t>
      </w:r>
      <w:r w:rsidRPr="003609B5">
        <w:t>) rather than at an optimal fiber length".  Is the ability of the natural musculoskeletal system to adapt to the required loads and ranges placed upon them, by changing tenson length, sarcomere and fibre numbers, at least as significant problem when trying to mimic the natural system?</w:t>
      </w:r>
    </w:p>
    <w:p w14:paraId="65537820" w14:textId="1E7095C1" w:rsidR="005D2D57" w:rsidRDefault="005D2D57" w:rsidP="005D2D57">
      <w:pPr>
        <w:ind w:left="360"/>
      </w:pPr>
      <w:r>
        <w:t xml:space="preserve">To address this, we have added a subsection the end of the discussion that talks more about the analogy between muscles and BPAs. As Winters points out in “Hill-Based Muscle Models: A Systems Engineering Perspective,” </w:t>
      </w:r>
      <w:r w:rsidR="00CD1B7F">
        <w:t>even the Hill model can sometimes be seen as either too much of a simplification or as overly complex.</w:t>
      </w:r>
    </w:p>
    <w:sectPr w:rsidR="005D2D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lexander Hunt" w:date="2026-04-07T08:50:00Z" w:initials="AH">
    <w:p w14:paraId="5BF42A1E" w14:textId="77777777" w:rsidR="006420B7" w:rsidRDefault="006420B7" w:rsidP="006420B7">
      <w:pPr>
        <w:pStyle w:val="CommentText"/>
      </w:pPr>
      <w:r>
        <w:rPr>
          <w:rStyle w:val="CommentReference"/>
        </w:rPr>
        <w:annotationRef/>
      </w:r>
      <w:r>
        <w:t>Are there any current publications that cover more than 1 muscle diameter?</w:t>
      </w:r>
    </w:p>
  </w:comment>
  <w:comment w:id="22" w:author="Alexander Hunt" w:date="2026-04-07T09:08:00Z" w:initials="AH">
    <w:p w14:paraId="3B47A2A0" w14:textId="77777777" w:rsidR="00C767D2" w:rsidRDefault="00C767D2" w:rsidP="00C767D2">
      <w:pPr>
        <w:pStyle w:val="CommentText"/>
      </w:pPr>
      <w:r>
        <w:rPr>
          <w:rStyle w:val="CommentReference"/>
        </w:rPr>
        <w:annotationRef/>
      </w:r>
      <w:r>
        <w:t>Fix the $$ to be formatted correctly in word.</w:t>
      </w:r>
    </w:p>
  </w:comment>
  <w:comment w:id="42" w:author="Alexander Hunt" w:date="2026-04-07T09:29:00Z" w:initials="AH">
    <w:p w14:paraId="03DF1D69" w14:textId="77777777" w:rsidR="00F8288F" w:rsidRDefault="00F8288F" w:rsidP="00F8288F">
      <w:pPr>
        <w:pStyle w:val="CommentText"/>
      </w:pPr>
      <w:r>
        <w:rPr>
          <w:rStyle w:val="CommentReference"/>
        </w:rPr>
        <w:annotationRef/>
      </w:r>
      <w:r>
        <w:t>Add to paper.</w:t>
      </w:r>
    </w:p>
  </w:comment>
  <w:comment w:id="57" w:author="Alexander Hunt" w:date="2026-04-07T09:09:00Z" w:initials="AH">
    <w:p w14:paraId="7FB14AF6" w14:textId="77777777" w:rsidR="00C767D2" w:rsidRDefault="00C767D2" w:rsidP="00C767D2">
      <w:pPr>
        <w:pStyle w:val="CommentText"/>
      </w:pPr>
      <w:r>
        <w:rPr>
          <w:rStyle w:val="CommentReference"/>
        </w:rPr>
        <w:annotationRef/>
      </w:r>
      <w:r>
        <w:t>cite</w:t>
      </w:r>
    </w:p>
  </w:comment>
  <w:comment w:id="59" w:author="Alexander Hunt" w:date="2026-04-07T09:09:00Z" w:initials="AH">
    <w:p w14:paraId="53F5F535" w14:textId="77777777" w:rsidR="00C767D2" w:rsidRDefault="00C767D2" w:rsidP="00C767D2">
      <w:pPr>
        <w:pStyle w:val="CommentText"/>
      </w:pPr>
      <w:r>
        <w:rPr>
          <w:rStyle w:val="CommentReference"/>
        </w:rPr>
        <w:annotationRef/>
      </w:r>
      <w:r>
        <w:t>cite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F42A1E" w15:done="0"/>
  <w15:commentEx w15:paraId="3B47A2A0" w15:done="0"/>
  <w15:commentEx w15:paraId="03DF1D69" w15:done="0"/>
  <w15:commentEx w15:paraId="7FB14AF6" w15:done="0"/>
  <w15:commentEx w15:paraId="53F5F5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C7EFB5" w16cex:dateUtc="2026-04-07T15:50:00Z"/>
  <w16cex:commentExtensible w16cex:durableId="6801A1DB" w16cex:dateUtc="2026-04-07T16:08:00Z"/>
  <w16cex:commentExtensible w16cex:durableId="116E0035" w16cex:dateUtc="2026-04-07T16:29:00Z"/>
  <w16cex:commentExtensible w16cex:durableId="437B37B1" w16cex:dateUtc="2026-04-07T16:09:00Z"/>
  <w16cex:commentExtensible w16cex:durableId="0DC11871" w16cex:dateUtc="2026-04-07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F42A1E" w16cid:durableId="60C7EFB5"/>
  <w16cid:commentId w16cid:paraId="3B47A2A0" w16cid:durableId="6801A1DB"/>
  <w16cid:commentId w16cid:paraId="03DF1D69" w16cid:durableId="116E0035"/>
  <w16cid:commentId w16cid:paraId="7FB14AF6" w16cid:durableId="437B37B1"/>
  <w16cid:commentId w16cid:paraId="53F5F535" w16cid:durableId="0DC118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0127"/>
    <w:multiLevelType w:val="hybridMultilevel"/>
    <w:tmpl w:val="CC6AB7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441F24"/>
    <w:multiLevelType w:val="multilevel"/>
    <w:tmpl w:val="D3D08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6647CD"/>
    <w:multiLevelType w:val="multilevel"/>
    <w:tmpl w:val="7C5C3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9E4DE0"/>
    <w:multiLevelType w:val="hybridMultilevel"/>
    <w:tmpl w:val="ACBE8C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6319538">
    <w:abstractNumId w:val="0"/>
  </w:num>
  <w:num w:numId="2" w16cid:durableId="1323005112">
    <w:abstractNumId w:val="1"/>
  </w:num>
  <w:num w:numId="3" w16cid:durableId="48966804">
    <w:abstractNumId w:val="3"/>
  </w:num>
  <w:num w:numId="4" w16cid:durableId="6517876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Hunt">
    <w15:presenceInfo w15:providerId="Windows Live" w15:userId="4b1632b8a2532a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B5"/>
    <w:rsid w:val="00076F6F"/>
    <w:rsid w:val="00140B6D"/>
    <w:rsid w:val="00233FF3"/>
    <w:rsid w:val="00252F38"/>
    <w:rsid w:val="00262E3A"/>
    <w:rsid w:val="00264099"/>
    <w:rsid w:val="002F5C5E"/>
    <w:rsid w:val="002F6BFE"/>
    <w:rsid w:val="003609B5"/>
    <w:rsid w:val="003813F2"/>
    <w:rsid w:val="003A4FB2"/>
    <w:rsid w:val="004130A2"/>
    <w:rsid w:val="004C324F"/>
    <w:rsid w:val="004C3C3B"/>
    <w:rsid w:val="00520BCA"/>
    <w:rsid w:val="005944FA"/>
    <w:rsid w:val="005D2D57"/>
    <w:rsid w:val="005E5C4F"/>
    <w:rsid w:val="006420B7"/>
    <w:rsid w:val="00645D77"/>
    <w:rsid w:val="006D6907"/>
    <w:rsid w:val="00736D1E"/>
    <w:rsid w:val="00780225"/>
    <w:rsid w:val="008133B9"/>
    <w:rsid w:val="008153FA"/>
    <w:rsid w:val="00830AB9"/>
    <w:rsid w:val="0088778F"/>
    <w:rsid w:val="009068F4"/>
    <w:rsid w:val="0098369C"/>
    <w:rsid w:val="009A209C"/>
    <w:rsid w:val="00A07B00"/>
    <w:rsid w:val="00B2137E"/>
    <w:rsid w:val="00B31F7D"/>
    <w:rsid w:val="00B958DB"/>
    <w:rsid w:val="00C767D2"/>
    <w:rsid w:val="00CB3F67"/>
    <w:rsid w:val="00CD1B7F"/>
    <w:rsid w:val="00D96BDA"/>
    <w:rsid w:val="00DC0D47"/>
    <w:rsid w:val="00E0408C"/>
    <w:rsid w:val="00E13445"/>
    <w:rsid w:val="00E87C7A"/>
    <w:rsid w:val="00E90AFF"/>
    <w:rsid w:val="00ED562A"/>
    <w:rsid w:val="00EE7696"/>
    <w:rsid w:val="00F209D7"/>
    <w:rsid w:val="00F52C2B"/>
    <w:rsid w:val="00F82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ECC2F"/>
  <w15:chartTrackingRefBased/>
  <w15:docId w15:val="{D1B46CF3-2EAD-4CAE-933B-4E24A33F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09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09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0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0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0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09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09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0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0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0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B5"/>
    <w:rPr>
      <w:rFonts w:eastAsiaTheme="majorEastAsia" w:cstheme="majorBidi"/>
      <w:color w:val="272727" w:themeColor="text1" w:themeTint="D8"/>
    </w:rPr>
  </w:style>
  <w:style w:type="paragraph" w:styleId="Title">
    <w:name w:val="Title"/>
    <w:basedOn w:val="Normal"/>
    <w:next w:val="Normal"/>
    <w:link w:val="TitleChar"/>
    <w:uiPriority w:val="10"/>
    <w:qFormat/>
    <w:rsid w:val="00360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B5"/>
    <w:pPr>
      <w:spacing w:before="160"/>
      <w:jc w:val="center"/>
    </w:pPr>
    <w:rPr>
      <w:i/>
      <w:iCs/>
      <w:color w:val="404040" w:themeColor="text1" w:themeTint="BF"/>
    </w:rPr>
  </w:style>
  <w:style w:type="character" w:customStyle="1" w:styleId="QuoteChar">
    <w:name w:val="Quote Char"/>
    <w:basedOn w:val="DefaultParagraphFont"/>
    <w:link w:val="Quote"/>
    <w:uiPriority w:val="29"/>
    <w:rsid w:val="003609B5"/>
    <w:rPr>
      <w:i/>
      <w:iCs/>
      <w:color w:val="404040" w:themeColor="text1" w:themeTint="BF"/>
    </w:rPr>
  </w:style>
  <w:style w:type="paragraph" w:styleId="ListParagraph">
    <w:name w:val="List Paragraph"/>
    <w:basedOn w:val="Normal"/>
    <w:uiPriority w:val="34"/>
    <w:qFormat/>
    <w:rsid w:val="003609B5"/>
    <w:pPr>
      <w:ind w:left="720"/>
      <w:contextualSpacing/>
    </w:pPr>
  </w:style>
  <w:style w:type="character" w:styleId="IntenseEmphasis">
    <w:name w:val="Intense Emphasis"/>
    <w:basedOn w:val="DefaultParagraphFont"/>
    <w:uiPriority w:val="21"/>
    <w:qFormat/>
    <w:rsid w:val="003609B5"/>
    <w:rPr>
      <w:i/>
      <w:iCs/>
      <w:color w:val="2F5496" w:themeColor="accent1" w:themeShade="BF"/>
    </w:rPr>
  </w:style>
  <w:style w:type="paragraph" w:styleId="IntenseQuote">
    <w:name w:val="Intense Quote"/>
    <w:basedOn w:val="Normal"/>
    <w:next w:val="Normal"/>
    <w:link w:val="IntenseQuoteChar"/>
    <w:uiPriority w:val="30"/>
    <w:qFormat/>
    <w:rsid w:val="00360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9B5"/>
    <w:rPr>
      <w:i/>
      <w:iCs/>
      <w:color w:val="2F5496" w:themeColor="accent1" w:themeShade="BF"/>
    </w:rPr>
  </w:style>
  <w:style w:type="character" w:styleId="IntenseReference">
    <w:name w:val="Intense Reference"/>
    <w:basedOn w:val="DefaultParagraphFont"/>
    <w:uiPriority w:val="32"/>
    <w:qFormat/>
    <w:rsid w:val="003609B5"/>
    <w:rPr>
      <w:b/>
      <w:bCs/>
      <w:smallCaps/>
      <w:color w:val="2F5496" w:themeColor="accent1" w:themeShade="BF"/>
      <w:spacing w:val="5"/>
    </w:rPr>
  </w:style>
  <w:style w:type="character" w:styleId="Hyperlink">
    <w:name w:val="Hyperlink"/>
    <w:basedOn w:val="DefaultParagraphFont"/>
    <w:uiPriority w:val="99"/>
    <w:unhideWhenUsed/>
    <w:rsid w:val="006D6907"/>
    <w:rPr>
      <w:color w:val="0563C1" w:themeColor="hyperlink"/>
      <w:u w:val="single"/>
    </w:rPr>
  </w:style>
  <w:style w:type="character" w:styleId="UnresolvedMention">
    <w:name w:val="Unresolved Mention"/>
    <w:basedOn w:val="DefaultParagraphFont"/>
    <w:uiPriority w:val="99"/>
    <w:semiHidden/>
    <w:unhideWhenUsed/>
    <w:rsid w:val="006D6907"/>
    <w:rPr>
      <w:color w:val="605E5C"/>
      <w:shd w:val="clear" w:color="auto" w:fill="E1DFDD"/>
    </w:rPr>
  </w:style>
  <w:style w:type="paragraph" w:styleId="Revision">
    <w:name w:val="Revision"/>
    <w:hidden/>
    <w:uiPriority w:val="99"/>
    <w:semiHidden/>
    <w:rsid w:val="0088778F"/>
    <w:pPr>
      <w:spacing w:after="0" w:line="240" w:lineRule="auto"/>
    </w:pPr>
  </w:style>
  <w:style w:type="character" w:styleId="CommentReference">
    <w:name w:val="annotation reference"/>
    <w:basedOn w:val="DefaultParagraphFont"/>
    <w:uiPriority w:val="99"/>
    <w:semiHidden/>
    <w:unhideWhenUsed/>
    <w:rsid w:val="006420B7"/>
    <w:rPr>
      <w:sz w:val="16"/>
      <w:szCs w:val="16"/>
    </w:rPr>
  </w:style>
  <w:style w:type="paragraph" w:styleId="CommentText">
    <w:name w:val="annotation text"/>
    <w:basedOn w:val="Normal"/>
    <w:link w:val="CommentTextChar"/>
    <w:uiPriority w:val="99"/>
    <w:unhideWhenUsed/>
    <w:rsid w:val="006420B7"/>
    <w:pPr>
      <w:spacing w:line="240" w:lineRule="auto"/>
    </w:pPr>
    <w:rPr>
      <w:sz w:val="20"/>
      <w:szCs w:val="20"/>
    </w:rPr>
  </w:style>
  <w:style w:type="character" w:customStyle="1" w:styleId="CommentTextChar">
    <w:name w:val="Comment Text Char"/>
    <w:basedOn w:val="DefaultParagraphFont"/>
    <w:link w:val="CommentText"/>
    <w:uiPriority w:val="99"/>
    <w:rsid w:val="006420B7"/>
    <w:rPr>
      <w:sz w:val="20"/>
      <w:szCs w:val="20"/>
    </w:rPr>
  </w:style>
  <w:style w:type="paragraph" w:styleId="CommentSubject">
    <w:name w:val="annotation subject"/>
    <w:basedOn w:val="CommentText"/>
    <w:next w:val="CommentText"/>
    <w:link w:val="CommentSubjectChar"/>
    <w:uiPriority w:val="99"/>
    <w:semiHidden/>
    <w:unhideWhenUsed/>
    <w:rsid w:val="006420B7"/>
    <w:rPr>
      <w:b/>
      <w:bCs/>
    </w:rPr>
  </w:style>
  <w:style w:type="character" w:customStyle="1" w:styleId="CommentSubjectChar">
    <w:name w:val="Comment Subject Char"/>
    <w:basedOn w:val="CommentTextChar"/>
    <w:link w:val="CommentSubject"/>
    <w:uiPriority w:val="99"/>
    <w:semiHidden/>
    <w:rsid w:val="006420B7"/>
    <w:rPr>
      <w:b/>
      <w:bCs/>
      <w:sz w:val="20"/>
      <w:szCs w:val="20"/>
    </w:rPr>
  </w:style>
  <w:style w:type="character" w:styleId="FollowedHyperlink">
    <w:name w:val="FollowedHyperlink"/>
    <w:basedOn w:val="DefaultParagraphFont"/>
    <w:uiPriority w:val="99"/>
    <w:semiHidden/>
    <w:unhideWhenUsed/>
    <w:rsid w:val="00F82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1748</Words>
  <Characters>9965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Bolen</dc:creator>
  <cp:keywords/>
  <dc:description/>
  <cp:lastModifiedBy>Alexander Hunt</cp:lastModifiedBy>
  <cp:revision>2</cp:revision>
  <dcterms:created xsi:type="dcterms:W3CDTF">2026-04-07T17:03:00Z</dcterms:created>
  <dcterms:modified xsi:type="dcterms:W3CDTF">2026-04-07T17:03:00Z</dcterms:modified>
</cp:coreProperties>
</file>