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8ADA18" w14:textId="77777777" w:rsidR="00034391" w:rsidRPr="00034391" w:rsidRDefault="00034391" w:rsidP="00034391">
      <w:pPr>
        <w:rPr>
          <w:sz w:val="24"/>
        </w:rPr>
      </w:pPr>
      <w:commentRangeStart w:id="0"/>
      <w:r w:rsidRPr="00373F7F">
        <w:rPr>
          <w:sz w:val="24"/>
        </w:rPr>
        <w:t>Response to Reviewers for “</w:t>
      </w:r>
      <w:r w:rsidRPr="00034391">
        <w:rPr>
          <w:sz w:val="24"/>
        </w:rPr>
        <w:t>Emulating Balance Control Observed in Human Test Subjects with a</w:t>
      </w:r>
    </w:p>
    <w:p w14:paraId="0D389CF4" w14:textId="19DDAFBA" w:rsidR="00034391" w:rsidRPr="00373F7F" w:rsidRDefault="00034391" w:rsidP="00034391">
      <w:pPr>
        <w:rPr>
          <w:sz w:val="24"/>
        </w:rPr>
      </w:pPr>
      <w:r w:rsidRPr="00034391">
        <w:rPr>
          <w:sz w:val="24"/>
        </w:rPr>
        <w:t>Neural Network</w:t>
      </w:r>
      <w:r w:rsidRPr="00373F7F">
        <w:rPr>
          <w:sz w:val="24"/>
        </w:rPr>
        <w:t>”</w:t>
      </w:r>
      <w:commentRangeEnd w:id="0"/>
      <w:r w:rsidR="000C1D0D">
        <w:rPr>
          <w:rStyle w:val="CommentReference"/>
        </w:rPr>
        <w:commentReference w:id="0"/>
      </w:r>
    </w:p>
    <w:p w14:paraId="4FE9F74F" w14:textId="77777777" w:rsidR="00034391" w:rsidRDefault="00034391" w:rsidP="00034391"/>
    <w:p w14:paraId="75FFD8A8" w14:textId="14416D58" w:rsidR="009144BC" w:rsidRDefault="00034391" w:rsidP="009144BC">
      <w:r>
        <w:t xml:space="preserve">We would like to thank the reviewers for </w:t>
      </w:r>
      <w:r w:rsidR="00C722B8">
        <w:t>thoughtful</w:t>
      </w:r>
      <w:r>
        <w:t xml:space="preserve"> critiques of the submitted manuscript. As a response to their observations we have revised and improved the manuscript, eliminating many of the errors and clarifying several aspects. Below are </w:t>
      </w:r>
      <w:r w:rsidR="009144BC">
        <w:t xml:space="preserve">our unsolicited changes to our paper that we believe improve the clarity of our work as well as </w:t>
      </w:r>
      <w:r>
        <w:t xml:space="preserve">our item-by-item responses (in regular font) to </w:t>
      </w:r>
      <w:r w:rsidR="009144BC">
        <w:t>reviewer</w:t>
      </w:r>
      <w:r>
        <w:t xml:space="preserve"> </w:t>
      </w:r>
      <w:r w:rsidR="009144BC">
        <w:t xml:space="preserve">comments </w:t>
      </w:r>
      <w:r>
        <w:t>(in bolded font)</w:t>
      </w:r>
      <w:proofErr w:type="gramStart"/>
      <w:r w:rsidR="009144BC">
        <w:t>.</w:t>
      </w:r>
      <w:proofErr w:type="gramEnd"/>
    </w:p>
    <w:p w14:paraId="5154337B" w14:textId="77777777" w:rsidR="009144BC" w:rsidRDefault="009144BC" w:rsidP="009144BC"/>
    <w:p w14:paraId="4F666C2C" w14:textId="06BA1B17" w:rsidR="009144BC" w:rsidRDefault="008920FB" w:rsidP="009144BC">
      <w:r>
        <w:t>W</w:t>
      </w:r>
      <w:r w:rsidR="009144BC">
        <w:t>e would like to update the title of the paper to more accurately clarify the purpose of the research:</w:t>
      </w:r>
    </w:p>
    <w:p w14:paraId="2750A25C" w14:textId="348ED4E7" w:rsidR="009144BC" w:rsidRDefault="009144BC" w:rsidP="009144BC">
      <w:pPr>
        <w:ind w:left="540"/>
      </w:pPr>
      <w:r>
        <w:t>A dynamic neural network designed using analytic</w:t>
      </w:r>
      <w:r w:rsidR="00F15C8A">
        <w:t>al</w:t>
      </w:r>
      <w:r>
        <w:t xml:space="preserve"> methods produces dynamic control properties similar to an analogous classical controller</w:t>
      </w:r>
    </w:p>
    <w:p w14:paraId="5DC17427" w14:textId="056481E0" w:rsidR="00034391" w:rsidRDefault="00034391" w:rsidP="00034391"/>
    <w:p w14:paraId="7BD7109D" w14:textId="6035F4A1" w:rsidR="00A11A27" w:rsidRDefault="00A11A27" w:rsidP="00034391">
      <w:r>
        <w:t>W</w:t>
      </w:r>
      <w:r w:rsidR="006D2564">
        <w:t>e have added a funding Acknowledgement</w:t>
      </w:r>
      <w:r>
        <w:t>.</w:t>
      </w:r>
    </w:p>
    <w:p w14:paraId="4D86C20E" w14:textId="1F32B42E" w:rsidR="00A11A27" w:rsidRPr="00C14FB0" w:rsidRDefault="00A11A27" w:rsidP="00C14FB0">
      <w:pPr>
        <w:shd w:val="clear" w:color="auto" w:fill="FFFFFF"/>
        <w:spacing w:after="0" w:line="240" w:lineRule="auto"/>
        <w:ind w:left="540"/>
        <w:rPr>
          <w:rFonts w:eastAsia="Times New Roman" w:cstheme="minorHAnsi"/>
          <w:color w:val="222222"/>
        </w:rPr>
      </w:pPr>
      <w:r w:rsidRPr="00C14FB0">
        <w:rPr>
          <w:rFonts w:eastAsia="Times New Roman" w:cstheme="minorHAnsi"/>
          <w:color w:val="222222"/>
        </w:rPr>
        <w:t xml:space="preserve">This work was </w:t>
      </w:r>
      <w:r w:rsidR="002E7CBB">
        <w:rPr>
          <w:rFonts w:eastAsia="Times New Roman" w:cstheme="minorHAnsi"/>
          <w:color w:val="222222"/>
        </w:rPr>
        <w:t>supported</w:t>
      </w:r>
      <w:r w:rsidRPr="00C14FB0">
        <w:rPr>
          <w:rFonts w:eastAsia="Times New Roman" w:cstheme="minorHAnsi"/>
          <w:color w:val="222222"/>
        </w:rPr>
        <w:t xml:space="preserve"> in part by</w:t>
      </w:r>
      <w:r w:rsidR="006D2564" w:rsidRPr="00C14FB0">
        <w:rPr>
          <w:rFonts w:eastAsia="Times New Roman" w:cstheme="minorHAnsi"/>
          <w:color w:val="222222"/>
        </w:rPr>
        <w:t>:</w:t>
      </w:r>
      <w:r w:rsidRPr="00C14FB0">
        <w:rPr>
          <w:rFonts w:eastAsia="Times New Roman" w:cstheme="minorHAnsi"/>
          <w:color w:val="222222"/>
        </w:rPr>
        <w:t xml:space="preserve"> </w:t>
      </w:r>
      <w:proofErr w:type="gramStart"/>
      <w:r w:rsidRPr="00C14FB0">
        <w:rPr>
          <w:rFonts w:eastAsia="Times New Roman" w:cstheme="minorHAnsi"/>
          <w:color w:val="222222"/>
        </w:rPr>
        <w:t>NSF  IIS</w:t>
      </w:r>
      <w:proofErr w:type="gramEnd"/>
      <w:r w:rsidRPr="00C14FB0">
        <w:rPr>
          <w:rFonts w:eastAsia="Times New Roman" w:cstheme="minorHAnsi"/>
          <w:color w:val="222222"/>
        </w:rPr>
        <w:t>-1608111.</w:t>
      </w:r>
    </w:p>
    <w:p w14:paraId="561EF02F" w14:textId="77777777" w:rsidR="00A11A27" w:rsidRDefault="00A11A27" w:rsidP="00034391"/>
    <w:p w14:paraId="11902887" w14:textId="77777777" w:rsidR="00034391" w:rsidRDefault="00034391" w:rsidP="00034391">
      <w:pPr>
        <w:pBdr>
          <w:bottom w:val="single" w:sz="12"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p>
    <w:p w14:paraId="1C528C8E" w14:textId="76DA06FB" w:rsidR="004A400B" w:rsidRPr="00C14FB0" w:rsidRDefault="00034391">
      <w:pPr>
        <w:rPr>
          <w:b/>
        </w:rPr>
      </w:pPr>
      <w:r w:rsidRPr="00C14FB0">
        <w:rPr>
          <w:b/>
        </w:rPr>
        <w:t>Report</w:t>
      </w:r>
    </w:p>
    <w:p w14:paraId="17E5EED4" w14:textId="77777777" w:rsidR="009A717A" w:rsidRPr="00C14FB0" w:rsidRDefault="009A717A" w:rsidP="009A71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000000"/>
          <w:sz w:val="21"/>
          <w:szCs w:val="21"/>
        </w:rPr>
      </w:pPr>
      <w:r w:rsidRPr="00C14FB0">
        <w:rPr>
          <w:rFonts w:ascii="Courier New" w:eastAsia="Times New Roman" w:hAnsi="Courier New" w:cs="Courier New"/>
          <w:b/>
          <w:color w:val="000000"/>
          <w:sz w:val="21"/>
          <w:szCs w:val="21"/>
        </w:rPr>
        <w:t>The reviewers shared a concern that the manuscript's description of the</w:t>
      </w:r>
    </w:p>
    <w:p w14:paraId="6B07FB9A" w14:textId="77777777" w:rsidR="009A717A" w:rsidRPr="00C14FB0" w:rsidRDefault="009A717A" w:rsidP="009A71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000000"/>
          <w:sz w:val="21"/>
          <w:szCs w:val="21"/>
        </w:rPr>
      </w:pPr>
      <w:proofErr w:type="gramStart"/>
      <w:r w:rsidRPr="00C14FB0">
        <w:rPr>
          <w:rFonts w:ascii="Courier New" w:eastAsia="Times New Roman" w:hAnsi="Courier New" w:cs="Courier New"/>
          <w:b/>
          <w:color w:val="000000"/>
          <w:sz w:val="21"/>
          <w:szCs w:val="21"/>
        </w:rPr>
        <w:t>novelty</w:t>
      </w:r>
      <w:proofErr w:type="gramEnd"/>
      <w:r w:rsidRPr="00C14FB0">
        <w:rPr>
          <w:rFonts w:ascii="Courier New" w:eastAsia="Times New Roman" w:hAnsi="Courier New" w:cs="Courier New"/>
          <w:b/>
          <w:color w:val="000000"/>
          <w:sz w:val="21"/>
          <w:szCs w:val="21"/>
        </w:rPr>
        <w:t xml:space="preserve"> and generality of the results could be improved. It can be a</w:t>
      </w:r>
    </w:p>
    <w:p w14:paraId="2C4C32D1" w14:textId="77777777" w:rsidR="009A717A" w:rsidRPr="00C14FB0" w:rsidRDefault="009A717A" w:rsidP="009A71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000000"/>
          <w:sz w:val="21"/>
          <w:szCs w:val="21"/>
        </w:rPr>
      </w:pPr>
      <w:proofErr w:type="gramStart"/>
      <w:r w:rsidRPr="00C14FB0">
        <w:rPr>
          <w:rFonts w:ascii="Courier New" w:eastAsia="Times New Roman" w:hAnsi="Courier New" w:cs="Courier New"/>
          <w:b/>
          <w:color w:val="000000"/>
          <w:sz w:val="21"/>
          <w:szCs w:val="21"/>
        </w:rPr>
        <w:t>challenge</w:t>
      </w:r>
      <w:proofErr w:type="gramEnd"/>
      <w:r w:rsidRPr="00C14FB0">
        <w:rPr>
          <w:rFonts w:ascii="Courier New" w:eastAsia="Times New Roman" w:hAnsi="Courier New" w:cs="Courier New"/>
          <w:b/>
          <w:color w:val="000000"/>
          <w:sz w:val="21"/>
          <w:szCs w:val="21"/>
        </w:rPr>
        <w:t xml:space="preserve"> to meet these demands within a strict page limit. Perhaps</w:t>
      </w:r>
    </w:p>
    <w:p w14:paraId="024636C0" w14:textId="77777777" w:rsidR="009A717A" w:rsidRPr="00C14FB0" w:rsidRDefault="009A717A" w:rsidP="009A71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000000"/>
          <w:sz w:val="21"/>
          <w:szCs w:val="21"/>
        </w:rPr>
      </w:pPr>
      <w:proofErr w:type="gramStart"/>
      <w:r w:rsidRPr="00C14FB0">
        <w:rPr>
          <w:rFonts w:ascii="Courier New" w:eastAsia="Times New Roman" w:hAnsi="Courier New" w:cs="Courier New"/>
          <w:b/>
          <w:color w:val="000000"/>
          <w:sz w:val="21"/>
          <w:szCs w:val="21"/>
        </w:rPr>
        <w:t>some</w:t>
      </w:r>
      <w:proofErr w:type="gramEnd"/>
      <w:r w:rsidRPr="00C14FB0">
        <w:rPr>
          <w:rFonts w:ascii="Courier New" w:eastAsia="Times New Roman" w:hAnsi="Courier New" w:cs="Courier New"/>
          <w:b/>
          <w:color w:val="000000"/>
          <w:sz w:val="21"/>
          <w:szCs w:val="21"/>
        </w:rPr>
        <w:t xml:space="preserve"> of the results, e.g. Figs 8-11, could be moved to the</w:t>
      </w:r>
    </w:p>
    <w:p w14:paraId="5AAF076A" w14:textId="77777777" w:rsidR="009A717A" w:rsidRPr="00C14FB0" w:rsidRDefault="009A717A" w:rsidP="009A71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000000"/>
          <w:sz w:val="21"/>
          <w:szCs w:val="21"/>
        </w:rPr>
      </w:pPr>
      <w:proofErr w:type="gramStart"/>
      <w:r w:rsidRPr="00C14FB0">
        <w:rPr>
          <w:rFonts w:ascii="Courier New" w:eastAsia="Times New Roman" w:hAnsi="Courier New" w:cs="Courier New"/>
          <w:b/>
          <w:color w:val="000000"/>
          <w:sz w:val="21"/>
          <w:szCs w:val="21"/>
        </w:rPr>
        <w:t>supplementary</w:t>
      </w:r>
      <w:proofErr w:type="gramEnd"/>
      <w:r w:rsidRPr="00C14FB0">
        <w:rPr>
          <w:rFonts w:ascii="Courier New" w:eastAsia="Times New Roman" w:hAnsi="Courier New" w:cs="Courier New"/>
          <w:b/>
          <w:color w:val="000000"/>
          <w:sz w:val="21"/>
          <w:szCs w:val="21"/>
        </w:rPr>
        <w:t xml:space="preserve"> materials to make room for an expanded discussion of</w:t>
      </w:r>
    </w:p>
    <w:p w14:paraId="07BC5909" w14:textId="77777777" w:rsidR="009A717A" w:rsidRPr="00C14FB0" w:rsidRDefault="009A717A" w:rsidP="009A71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000000"/>
          <w:sz w:val="21"/>
          <w:szCs w:val="21"/>
        </w:rPr>
      </w:pPr>
      <w:proofErr w:type="gramStart"/>
      <w:r w:rsidRPr="00C14FB0">
        <w:rPr>
          <w:rFonts w:ascii="Courier New" w:eastAsia="Times New Roman" w:hAnsi="Courier New" w:cs="Courier New"/>
          <w:b/>
          <w:color w:val="000000"/>
          <w:sz w:val="21"/>
          <w:szCs w:val="21"/>
        </w:rPr>
        <w:t>novelty</w:t>
      </w:r>
      <w:proofErr w:type="gramEnd"/>
      <w:r w:rsidRPr="00C14FB0">
        <w:rPr>
          <w:rFonts w:ascii="Courier New" w:eastAsia="Times New Roman" w:hAnsi="Courier New" w:cs="Courier New"/>
          <w:b/>
          <w:color w:val="000000"/>
          <w:sz w:val="21"/>
          <w:szCs w:val="21"/>
        </w:rPr>
        <w:t xml:space="preserve"> (and related context) and of how these results can be</w:t>
      </w:r>
    </w:p>
    <w:p w14:paraId="5FB06B7C" w14:textId="77777777" w:rsidR="009A717A" w:rsidRPr="00C14FB0" w:rsidRDefault="009A717A" w:rsidP="009A71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000000"/>
          <w:sz w:val="21"/>
          <w:szCs w:val="21"/>
        </w:rPr>
      </w:pPr>
      <w:proofErr w:type="gramStart"/>
      <w:r w:rsidRPr="00C14FB0">
        <w:rPr>
          <w:rFonts w:ascii="Courier New" w:eastAsia="Times New Roman" w:hAnsi="Courier New" w:cs="Courier New"/>
          <w:b/>
          <w:color w:val="000000"/>
          <w:sz w:val="21"/>
          <w:szCs w:val="21"/>
        </w:rPr>
        <w:t>generalized</w:t>
      </w:r>
      <w:proofErr w:type="gramEnd"/>
      <w:r w:rsidRPr="00C14FB0">
        <w:rPr>
          <w:rFonts w:ascii="Courier New" w:eastAsia="Times New Roman" w:hAnsi="Courier New" w:cs="Courier New"/>
          <w:b/>
          <w:color w:val="000000"/>
          <w:sz w:val="21"/>
          <w:szCs w:val="21"/>
        </w:rPr>
        <w:t>.</w:t>
      </w:r>
    </w:p>
    <w:p w14:paraId="0E185D40" w14:textId="77777777" w:rsidR="009A717A" w:rsidRPr="00C14FB0" w:rsidRDefault="009A717A" w:rsidP="009A71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000000"/>
          <w:sz w:val="21"/>
          <w:szCs w:val="21"/>
        </w:rPr>
      </w:pPr>
    </w:p>
    <w:p w14:paraId="57BE14A0" w14:textId="77777777" w:rsidR="009A717A" w:rsidRPr="00C14FB0" w:rsidRDefault="009A717A" w:rsidP="009A71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000000"/>
          <w:sz w:val="21"/>
          <w:szCs w:val="21"/>
        </w:rPr>
      </w:pPr>
      <w:r w:rsidRPr="00C14FB0">
        <w:rPr>
          <w:rFonts w:ascii="Courier New" w:eastAsia="Times New Roman" w:hAnsi="Courier New" w:cs="Courier New"/>
          <w:b/>
          <w:color w:val="000000"/>
          <w:sz w:val="21"/>
          <w:szCs w:val="21"/>
        </w:rPr>
        <w:t>Typos: page 3 '</w:t>
      </w:r>
      <w:proofErr w:type="spellStart"/>
      <w:r w:rsidRPr="00C14FB0">
        <w:rPr>
          <w:rFonts w:ascii="Courier New" w:eastAsia="Times New Roman" w:hAnsi="Courier New" w:cs="Courier New"/>
          <w:b/>
          <w:color w:val="000000"/>
          <w:sz w:val="21"/>
          <w:szCs w:val="21"/>
        </w:rPr>
        <w:t>oig</w:t>
      </w:r>
      <w:proofErr w:type="spellEnd"/>
      <w:r w:rsidRPr="00C14FB0">
        <w:rPr>
          <w:rFonts w:ascii="Courier New" w:eastAsia="Times New Roman" w:hAnsi="Courier New" w:cs="Courier New"/>
          <w:b/>
          <w:color w:val="000000"/>
          <w:sz w:val="21"/>
          <w:szCs w:val="21"/>
        </w:rPr>
        <w:t xml:space="preserve"> this'</w:t>
      </w:r>
    </w:p>
    <w:p w14:paraId="322A16B1" w14:textId="68AB2059" w:rsidR="009A717A" w:rsidRPr="00C14FB0" w:rsidRDefault="009A717A" w:rsidP="009A717A">
      <w:pPr>
        <w:pBdr>
          <w:bottom w:val="single" w:sz="12"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000000"/>
          <w:sz w:val="21"/>
          <w:szCs w:val="21"/>
        </w:rPr>
      </w:pPr>
      <w:proofErr w:type="gramStart"/>
      <w:r w:rsidRPr="00C14FB0">
        <w:rPr>
          <w:rFonts w:ascii="Courier New" w:eastAsia="Times New Roman" w:hAnsi="Courier New" w:cs="Courier New"/>
          <w:b/>
          <w:color w:val="000000"/>
          <w:sz w:val="21"/>
          <w:szCs w:val="21"/>
        </w:rPr>
        <w:t>page</w:t>
      </w:r>
      <w:proofErr w:type="gramEnd"/>
      <w:r w:rsidRPr="00C14FB0">
        <w:rPr>
          <w:rFonts w:ascii="Courier New" w:eastAsia="Times New Roman" w:hAnsi="Courier New" w:cs="Courier New"/>
          <w:b/>
          <w:color w:val="000000"/>
          <w:sz w:val="21"/>
          <w:szCs w:val="21"/>
        </w:rPr>
        <w:t xml:space="preserve"> 4: 'to the this'</w:t>
      </w:r>
    </w:p>
    <w:p w14:paraId="0804F5DD" w14:textId="6CEE3246" w:rsidR="00034391" w:rsidRPr="00C14FB0" w:rsidRDefault="00034391" w:rsidP="009A717A">
      <w:pPr>
        <w:pBdr>
          <w:bottom w:val="single" w:sz="12"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000000"/>
          <w:sz w:val="21"/>
          <w:szCs w:val="21"/>
        </w:rPr>
      </w:pPr>
    </w:p>
    <w:p w14:paraId="6C9E6A5C" w14:textId="77777777" w:rsidR="005A0419" w:rsidRDefault="005A0419" w:rsidP="00C14FB0"/>
    <w:p w14:paraId="7DAA3602" w14:textId="254AC638" w:rsidR="009144BC" w:rsidRDefault="00034391" w:rsidP="00C14FB0">
      <w:r>
        <w:t>We have updated sections</w:t>
      </w:r>
      <w:r w:rsidR="00F96ACD">
        <w:t xml:space="preserve"> in the introduction and discussion</w:t>
      </w:r>
      <w:r>
        <w:t xml:space="preserve"> about the novelty and generality of the results</w:t>
      </w:r>
      <w:r w:rsidR="00F96ACD">
        <w:t xml:space="preserve"> (detailed below)</w:t>
      </w:r>
      <w:r>
        <w:t>.</w:t>
      </w:r>
      <w:r w:rsidR="00463B15">
        <w:t xml:space="preserve"> We do not believe that moving </w:t>
      </w:r>
      <w:r w:rsidR="00C10854">
        <w:t>all of Figures 8</w:t>
      </w:r>
      <w:r w:rsidR="00463B15">
        <w:t xml:space="preserve">-11 </w:t>
      </w:r>
      <w:r w:rsidR="0006154D">
        <w:t xml:space="preserve">to the supplementary section </w:t>
      </w:r>
      <w:r w:rsidR="00463B15">
        <w:t xml:space="preserve">will improve this paper, instead </w:t>
      </w:r>
      <w:r w:rsidR="00F96ACD">
        <w:t xml:space="preserve">we believe </w:t>
      </w:r>
      <w:r w:rsidR="00463B15">
        <w:t xml:space="preserve">that these are critical to demonstrating the generality of the results by showing </w:t>
      </w:r>
      <w:r w:rsidR="00F96ACD">
        <w:t>robustness and the</w:t>
      </w:r>
      <w:r w:rsidR="00463B15">
        <w:t xml:space="preserve"> range of control behaviors achievable by the network. </w:t>
      </w:r>
      <w:r w:rsidR="00A25023">
        <w:t xml:space="preserve">In interest </w:t>
      </w:r>
      <w:proofErr w:type="gramStart"/>
      <w:r w:rsidR="00A25023">
        <w:t>of</w:t>
      </w:r>
      <w:proofErr w:type="gramEnd"/>
      <w:r w:rsidR="00A25023">
        <w:t xml:space="preserve"> space, we moved a non-essential sensitivity testing figure to the supplementary materials</w:t>
      </w:r>
      <w:r w:rsidR="00C10854">
        <w:t>, but we believe that moving this entire section would be detrimental.</w:t>
      </w:r>
      <w:r w:rsidR="00884C3D">
        <w:t xml:space="preserve"> We have also moved the Animatlab neural simulation parameter tuning example figure to the supplemental materials section.</w:t>
      </w:r>
    </w:p>
    <w:p w14:paraId="6897FA31" w14:textId="29661F24" w:rsidR="00463B15" w:rsidRDefault="00463B15" w:rsidP="00C14FB0"/>
    <w:p w14:paraId="4DC56CC9" w14:textId="59B830F8" w:rsidR="00463B15" w:rsidRDefault="00463B15" w:rsidP="00C14FB0">
      <w:r>
        <w:lastRenderedPageBreak/>
        <w:t>Typos on page 3 and 4 have been fixed, thank you.</w:t>
      </w:r>
    </w:p>
    <w:p w14:paraId="5D8B2139" w14:textId="77777777" w:rsidR="00034391" w:rsidRPr="009A717A" w:rsidRDefault="00034391" w:rsidP="009A717A">
      <w:pPr>
        <w:pBdr>
          <w:bottom w:val="single" w:sz="12"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p>
    <w:p w14:paraId="6A27CDB0" w14:textId="77777777" w:rsidR="00860446" w:rsidRDefault="00860446"/>
    <w:p w14:paraId="5AB2F3CC" w14:textId="13BAFF67" w:rsidR="00860446" w:rsidRPr="00C14FB0" w:rsidRDefault="00860446" w:rsidP="00860446">
      <w:pPr>
        <w:pStyle w:val="HTMLPreformatted"/>
        <w:shd w:val="clear" w:color="auto" w:fill="FFFFFF"/>
        <w:rPr>
          <w:b/>
          <w:color w:val="000000"/>
          <w:sz w:val="21"/>
          <w:szCs w:val="21"/>
        </w:rPr>
      </w:pPr>
      <w:r w:rsidRPr="00C14FB0">
        <w:rPr>
          <w:b/>
          <w:color w:val="000000"/>
          <w:sz w:val="21"/>
          <w:szCs w:val="21"/>
        </w:rPr>
        <w:t>Contribution of the paper - The authors emulate the balance control of</w:t>
      </w:r>
    </w:p>
    <w:p w14:paraId="1E3FCBD4" w14:textId="6F0FCDC8" w:rsidR="00860446" w:rsidRPr="00C14FB0" w:rsidRDefault="00860446" w:rsidP="00860446">
      <w:pPr>
        <w:pStyle w:val="HTMLPreformatted"/>
        <w:shd w:val="clear" w:color="auto" w:fill="FFFFFF"/>
        <w:rPr>
          <w:b/>
          <w:color w:val="000000"/>
          <w:sz w:val="21"/>
          <w:szCs w:val="21"/>
        </w:rPr>
      </w:pPr>
      <w:proofErr w:type="gramStart"/>
      <w:r w:rsidRPr="00C14FB0">
        <w:rPr>
          <w:b/>
          <w:color w:val="000000"/>
          <w:sz w:val="21"/>
          <w:szCs w:val="21"/>
        </w:rPr>
        <w:t>a</w:t>
      </w:r>
      <w:proofErr w:type="gramEnd"/>
      <w:r w:rsidRPr="00C14FB0">
        <w:rPr>
          <w:b/>
          <w:color w:val="000000"/>
          <w:sz w:val="21"/>
          <w:szCs w:val="21"/>
        </w:rPr>
        <w:t xml:space="preserve"> human first by developing a standard controller and then a neural</w:t>
      </w:r>
    </w:p>
    <w:p w14:paraId="107B3B04" w14:textId="2B01BA9B" w:rsidR="00860446" w:rsidRPr="00C14FB0" w:rsidRDefault="00860446" w:rsidP="00860446">
      <w:pPr>
        <w:pStyle w:val="HTMLPreformatted"/>
        <w:shd w:val="clear" w:color="auto" w:fill="FFFFFF"/>
        <w:rPr>
          <w:b/>
          <w:color w:val="000000"/>
          <w:sz w:val="21"/>
          <w:szCs w:val="21"/>
        </w:rPr>
      </w:pPr>
      <w:proofErr w:type="gramStart"/>
      <w:r w:rsidRPr="00C14FB0">
        <w:rPr>
          <w:b/>
          <w:color w:val="000000"/>
          <w:sz w:val="21"/>
          <w:szCs w:val="21"/>
        </w:rPr>
        <w:t>net</w:t>
      </w:r>
      <w:proofErr w:type="gramEnd"/>
      <w:r w:rsidRPr="00C14FB0">
        <w:rPr>
          <w:b/>
          <w:color w:val="000000"/>
          <w:sz w:val="21"/>
          <w:szCs w:val="21"/>
        </w:rPr>
        <w:t>.  Data are taken from human walkers in a literature paper. The</w:t>
      </w:r>
    </w:p>
    <w:p w14:paraId="6293C85D" w14:textId="1EE79E9D" w:rsidR="00860446" w:rsidRPr="00C14FB0" w:rsidRDefault="00860446" w:rsidP="00860446">
      <w:pPr>
        <w:pStyle w:val="HTMLPreformatted"/>
        <w:shd w:val="clear" w:color="auto" w:fill="FFFFFF"/>
        <w:rPr>
          <w:b/>
          <w:color w:val="000000"/>
          <w:sz w:val="21"/>
          <w:szCs w:val="21"/>
        </w:rPr>
      </w:pPr>
      <w:proofErr w:type="gramStart"/>
      <w:r w:rsidRPr="00C14FB0">
        <w:rPr>
          <w:b/>
          <w:color w:val="000000"/>
          <w:sz w:val="21"/>
          <w:szCs w:val="21"/>
        </w:rPr>
        <w:t>biped</w:t>
      </w:r>
      <w:proofErr w:type="gramEnd"/>
      <w:r w:rsidRPr="00C14FB0">
        <w:rPr>
          <w:b/>
          <w:color w:val="000000"/>
          <w:sz w:val="21"/>
          <w:szCs w:val="21"/>
        </w:rPr>
        <w:t xml:space="preserve"> model is an inverted pendulum, and data used by the human who</w:t>
      </w:r>
    </w:p>
    <w:p w14:paraId="5A7A95AA" w14:textId="5AD60BD5" w:rsidR="00860446" w:rsidRPr="00C14FB0" w:rsidRDefault="00860446" w:rsidP="00860446">
      <w:pPr>
        <w:pStyle w:val="HTMLPreformatted"/>
        <w:shd w:val="clear" w:color="auto" w:fill="FFFFFF"/>
        <w:rPr>
          <w:b/>
          <w:color w:val="000000"/>
          <w:sz w:val="21"/>
          <w:szCs w:val="21"/>
        </w:rPr>
      </w:pPr>
      <w:proofErr w:type="gramStart"/>
      <w:r w:rsidRPr="00C14FB0">
        <w:rPr>
          <w:b/>
          <w:color w:val="000000"/>
          <w:sz w:val="21"/>
          <w:szCs w:val="21"/>
        </w:rPr>
        <w:t>generated</w:t>
      </w:r>
      <w:proofErr w:type="gramEnd"/>
      <w:r w:rsidRPr="00C14FB0">
        <w:rPr>
          <w:b/>
          <w:color w:val="000000"/>
          <w:sz w:val="21"/>
          <w:szCs w:val="21"/>
        </w:rPr>
        <w:t xml:space="preserve"> the data set do not include images. In practice the</w:t>
      </w:r>
    </w:p>
    <w:p w14:paraId="2BCC7A98" w14:textId="2D5711CF" w:rsidR="00860446" w:rsidRPr="00C14FB0" w:rsidRDefault="00860446" w:rsidP="00860446">
      <w:pPr>
        <w:pStyle w:val="HTMLPreformatted"/>
        <w:shd w:val="clear" w:color="auto" w:fill="FFFFFF"/>
        <w:rPr>
          <w:b/>
          <w:color w:val="000000"/>
          <w:sz w:val="21"/>
          <w:szCs w:val="21"/>
        </w:rPr>
      </w:pPr>
      <w:proofErr w:type="gramStart"/>
      <w:r w:rsidRPr="00C14FB0">
        <w:rPr>
          <w:b/>
          <w:color w:val="000000"/>
          <w:sz w:val="21"/>
          <w:szCs w:val="21"/>
        </w:rPr>
        <w:t>controller</w:t>
      </w:r>
      <w:proofErr w:type="gramEnd"/>
      <w:r w:rsidRPr="00C14FB0">
        <w:rPr>
          <w:b/>
          <w:color w:val="000000"/>
          <w:sz w:val="21"/>
          <w:szCs w:val="21"/>
        </w:rPr>
        <w:t xml:space="preserve"> acts only at the ankle. After model identification using</w:t>
      </w:r>
    </w:p>
    <w:p w14:paraId="5E87D8E8" w14:textId="0978360C" w:rsidR="00860446" w:rsidRPr="00C14FB0" w:rsidRDefault="00860446" w:rsidP="00860446">
      <w:pPr>
        <w:pStyle w:val="HTMLPreformatted"/>
        <w:shd w:val="clear" w:color="auto" w:fill="FFFFFF"/>
        <w:rPr>
          <w:b/>
          <w:color w:val="000000"/>
          <w:sz w:val="21"/>
          <w:szCs w:val="21"/>
        </w:rPr>
      </w:pPr>
      <w:proofErr w:type="gramStart"/>
      <w:r w:rsidRPr="00C14FB0">
        <w:rPr>
          <w:b/>
          <w:color w:val="000000"/>
          <w:sz w:val="21"/>
          <w:szCs w:val="21"/>
        </w:rPr>
        <w:t>classical</w:t>
      </w:r>
      <w:proofErr w:type="gramEnd"/>
      <w:r w:rsidRPr="00C14FB0">
        <w:rPr>
          <w:b/>
          <w:color w:val="000000"/>
          <w:sz w:val="21"/>
          <w:szCs w:val="21"/>
        </w:rPr>
        <w:t xml:space="preserve"> tools they fit the controller to the human data, then produce</w:t>
      </w:r>
    </w:p>
    <w:p w14:paraId="1C992542" w14:textId="1E77B2CA" w:rsidR="00860446" w:rsidRPr="00C14FB0" w:rsidRDefault="00860446" w:rsidP="00860446">
      <w:pPr>
        <w:pStyle w:val="HTMLPreformatted"/>
        <w:shd w:val="clear" w:color="auto" w:fill="FFFFFF"/>
        <w:rPr>
          <w:b/>
          <w:color w:val="000000"/>
          <w:sz w:val="21"/>
          <w:szCs w:val="21"/>
        </w:rPr>
      </w:pPr>
      <w:proofErr w:type="gramStart"/>
      <w:r w:rsidRPr="00C14FB0">
        <w:rPr>
          <w:b/>
          <w:color w:val="000000"/>
          <w:sz w:val="21"/>
          <w:szCs w:val="21"/>
        </w:rPr>
        <w:t>a</w:t>
      </w:r>
      <w:proofErr w:type="gramEnd"/>
      <w:r w:rsidRPr="00C14FB0">
        <w:rPr>
          <w:b/>
          <w:color w:val="000000"/>
          <w:sz w:val="21"/>
          <w:szCs w:val="21"/>
        </w:rPr>
        <w:t xml:space="preserve"> neural controller using the neural net they presented in a previous</w:t>
      </w:r>
    </w:p>
    <w:p w14:paraId="3A371ACF" w14:textId="73D919C3" w:rsidR="00860446" w:rsidRPr="00C14FB0" w:rsidRDefault="00860446" w:rsidP="00860446">
      <w:pPr>
        <w:pStyle w:val="HTMLPreformatted"/>
        <w:shd w:val="clear" w:color="auto" w:fill="FFFFFF"/>
        <w:rPr>
          <w:b/>
          <w:color w:val="000000"/>
          <w:sz w:val="21"/>
          <w:szCs w:val="21"/>
        </w:rPr>
      </w:pPr>
      <w:proofErr w:type="gramStart"/>
      <w:r w:rsidRPr="00C14FB0">
        <w:rPr>
          <w:b/>
          <w:color w:val="000000"/>
          <w:sz w:val="21"/>
          <w:szCs w:val="21"/>
        </w:rPr>
        <w:t>paper</w:t>
      </w:r>
      <w:proofErr w:type="gramEnd"/>
      <w:r w:rsidRPr="00C14FB0">
        <w:rPr>
          <w:b/>
          <w:color w:val="000000"/>
          <w:sz w:val="21"/>
          <w:szCs w:val="21"/>
        </w:rPr>
        <w:t>.</w:t>
      </w:r>
    </w:p>
    <w:p w14:paraId="6F0C5C20" w14:textId="6ABE4772" w:rsidR="00860446" w:rsidRPr="00C14FB0" w:rsidRDefault="00860446" w:rsidP="00860446">
      <w:pPr>
        <w:pStyle w:val="HTMLPreformatted"/>
        <w:shd w:val="clear" w:color="auto" w:fill="FFFFFF"/>
        <w:rPr>
          <w:b/>
          <w:color w:val="000000"/>
          <w:sz w:val="21"/>
          <w:szCs w:val="21"/>
        </w:rPr>
      </w:pPr>
      <w:bookmarkStart w:id="1" w:name="_GoBack"/>
      <w:bookmarkEnd w:id="1"/>
    </w:p>
    <w:p w14:paraId="48372B2A" w14:textId="77777777" w:rsidR="00860446" w:rsidRPr="00C14FB0" w:rsidRDefault="00860446" w:rsidP="00860446">
      <w:pPr>
        <w:pStyle w:val="HTMLPreformatted"/>
        <w:shd w:val="clear" w:color="auto" w:fill="FFFFFF"/>
        <w:rPr>
          <w:b/>
          <w:color w:val="000000"/>
          <w:sz w:val="21"/>
          <w:szCs w:val="21"/>
        </w:rPr>
      </w:pPr>
    </w:p>
    <w:p w14:paraId="077FC7B2" w14:textId="77777777" w:rsidR="00860446" w:rsidRPr="00C14FB0" w:rsidRDefault="00860446" w:rsidP="00860446">
      <w:pPr>
        <w:pStyle w:val="HTMLPreformatted"/>
        <w:shd w:val="clear" w:color="auto" w:fill="FFFFFF"/>
        <w:rPr>
          <w:b/>
          <w:color w:val="000000"/>
          <w:sz w:val="21"/>
          <w:szCs w:val="21"/>
        </w:rPr>
      </w:pPr>
      <w:r w:rsidRPr="00C14FB0">
        <w:rPr>
          <w:b/>
          <w:color w:val="000000"/>
          <w:sz w:val="21"/>
          <w:szCs w:val="21"/>
        </w:rPr>
        <w:t>Presentation of results - The work appears to be in an on- going</w:t>
      </w:r>
    </w:p>
    <w:p w14:paraId="4C1CBE8C" w14:textId="77777777" w:rsidR="00860446" w:rsidRPr="00C14FB0" w:rsidRDefault="00860446" w:rsidP="00860446">
      <w:pPr>
        <w:pStyle w:val="HTMLPreformatted"/>
        <w:shd w:val="clear" w:color="auto" w:fill="FFFFFF"/>
        <w:rPr>
          <w:b/>
          <w:color w:val="000000"/>
          <w:sz w:val="21"/>
          <w:szCs w:val="21"/>
        </w:rPr>
      </w:pPr>
      <w:proofErr w:type="gramStart"/>
      <w:r w:rsidRPr="00C14FB0">
        <w:rPr>
          <w:b/>
          <w:color w:val="000000"/>
          <w:sz w:val="21"/>
          <w:szCs w:val="21"/>
        </w:rPr>
        <w:t>research</w:t>
      </w:r>
      <w:proofErr w:type="gramEnd"/>
      <w:r w:rsidRPr="00C14FB0">
        <w:rPr>
          <w:b/>
          <w:color w:val="000000"/>
          <w:sz w:val="21"/>
          <w:szCs w:val="21"/>
        </w:rPr>
        <w:t xml:space="preserve"> area of the authors, and extends a bunch of their methods.</w:t>
      </w:r>
    </w:p>
    <w:p w14:paraId="05C6D442" w14:textId="77777777" w:rsidR="00860446" w:rsidRPr="00C14FB0" w:rsidRDefault="00860446" w:rsidP="00860446">
      <w:pPr>
        <w:pStyle w:val="HTMLPreformatted"/>
        <w:shd w:val="clear" w:color="auto" w:fill="FFFFFF"/>
        <w:rPr>
          <w:b/>
          <w:color w:val="000000"/>
          <w:sz w:val="21"/>
          <w:szCs w:val="21"/>
        </w:rPr>
      </w:pPr>
      <w:r w:rsidRPr="00C14FB0">
        <w:rPr>
          <w:b/>
          <w:color w:val="000000"/>
          <w:sz w:val="21"/>
          <w:szCs w:val="21"/>
        </w:rPr>
        <w:t>They state that a difficult problem in building neuromorphic</w:t>
      </w:r>
    </w:p>
    <w:p w14:paraId="37C9A1D2" w14:textId="77777777" w:rsidR="00860446" w:rsidRPr="00C14FB0" w:rsidRDefault="00860446" w:rsidP="00860446">
      <w:pPr>
        <w:pStyle w:val="HTMLPreformatted"/>
        <w:shd w:val="clear" w:color="auto" w:fill="FFFFFF"/>
        <w:rPr>
          <w:b/>
          <w:color w:val="000000"/>
          <w:sz w:val="21"/>
          <w:szCs w:val="21"/>
        </w:rPr>
      </w:pPr>
      <w:proofErr w:type="gramStart"/>
      <w:r w:rsidRPr="00C14FB0">
        <w:rPr>
          <w:b/>
          <w:color w:val="000000"/>
          <w:sz w:val="21"/>
          <w:szCs w:val="21"/>
        </w:rPr>
        <w:t>controllers</w:t>
      </w:r>
      <w:proofErr w:type="gramEnd"/>
      <w:r w:rsidRPr="00C14FB0">
        <w:rPr>
          <w:b/>
          <w:color w:val="000000"/>
          <w:sz w:val="21"/>
          <w:szCs w:val="21"/>
        </w:rPr>
        <w:t xml:space="preserve"> is how to connect together many different networks; this</w:t>
      </w:r>
    </w:p>
    <w:p w14:paraId="4D51D7D2" w14:textId="77777777" w:rsidR="00860446" w:rsidRPr="00C14FB0" w:rsidRDefault="00860446" w:rsidP="00860446">
      <w:pPr>
        <w:pStyle w:val="HTMLPreformatted"/>
        <w:shd w:val="clear" w:color="auto" w:fill="FFFFFF"/>
        <w:rPr>
          <w:b/>
          <w:color w:val="000000"/>
          <w:sz w:val="21"/>
          <w:szCs w:val="21"/>
        </w:rPr>
      </w:pPr>
      <w:proofErr w:type="gramStart"/>
      <w:r w:rsidRPr="00C14FB0">
        <w:rPr>
          <w:b/>
          <w:color w:val="000000"/>
          <w:sz w:val="21"/>
          <w:szCs w:val="21"/>
        </w:rPr>
        <w:t>point</w:t>
      </w:r>
      <w:proofErr w:type="gramEnd"/>
      <w:r w:rsidRPr="00C14FB0">
        <w:rPr>
          <w:b/>
          <w:color w:val="000000"/>
          <w:sz w:val="21"/>
          <w:szCs w:val="21"/>
        </w:rPr>
        <w:t xml:space="preserve"> is still open, since they develop here a neural net for a</w:t>
      </w:r>
    </w:p>
    <w:p w14:paraId="57D167A8" w14:textId="77777777" w:rsidR="00860446" w:rsidRPr="00593D07" w:rsidRDefault="00860446" w:rsidP="00860446">
      <w:pPr>
        <w:pStyle w:val="HTMLPreformatted"/>
        <w:shd w:val="clear" w:color="auto" w:fill="FFFFFF"/>
        <w:rPr>
          <w:b/>
          <w:color w:val="000000"/>
          <w:sz w:val="21"/>
          <w:szCs w:val="21"/>
        </w:rPr>
      </w:pPr>
      <w:proofErr w:type="gramStart"/>
      <w:r w:rsidRPr="00C14FB0">
        <w:rPr>
          <w:b/>
          <w:color w:val="000000"/>
          <w:sz w:val="21"/>
          <w:szCs w:val="21"/>
        </w:rPr>
        <w:t>sub-part</w:t>
      </w:r>
      <w:proofErr w:type="gramEnd"/>
      <w:r w:rsidRPr="00C14FB0">
        <w:rPr>
          <w:b/>
          <w:color w:val="000000"/>
          <w:sz w:val="21"/>
          <w:szCs w:val="21"/>
        </w:rPr>
        <w:t xml:space="preserve"> of the control problem.  </w:t>
      </w:r>
      <w:commentRangeStart w:id="2"/>
      <w:r w:rsidRPr="00593D07">
        <w:rPr>
          <w:b/>
          <w:color w:val="000000"/>
          <w:sz w:val="21"/>
          <w:szCs w:val="21"/>
        </w:rPr>
        <w:t>Building such simple NN controllers</w:t>
      </w:r>
    </w:p>
    <w:p w14:paraId="1782861B" w14:textId="77777777" w:rsidR="00860446" w:rsidRPr="00593D07" w:rsidRDefault="00860446" w:rsidP="00860446">
      <w:pPr>
        <w:pStyle w:val="HTMLPreformatted"/>
        <w:shd w:val="clear" w:color="auto" w:fill="FFFFFF"/>
        <w:rPr>
          <w:b/>
          <w:color w:val="000000"/>
          <w:sz w:val="21"/>
          <w:szCs w:val="21"/>
        </w:rPr>
      </w:pPr>
      <w:proofErr w:type="gramStart"/>
      <w:r w:rsidRPr="00593D07">
        <w:rPr>
          <w:b/>
          <w:color w:val="000000"/>
          <w:sz w:val="21"/>
          <w:szCs w:val="21"/>
        </w:rPr>
        <w:t>has</w:t>
      </w:r>
      <w:proofErr w:type="gramEnd"/>
      <w:r w:rsidRPr="00593D07">
        <w:rPr>
          <w:b/>
          <w:color w:val="000000"/>
          <w:sz w:val="21"/>
          <w:szCs w:val="21"/>
        </w:rPr>
        <w:t xml:space="preserve"> been already approached in many other domains. The authors do not</w:t>
      </w:r>
    </w:p>
    <w:p w14:paraId="055F66C5" w14:textId="77777777" w:rsidR="00860446" w:rsidRPr="00593D07" w:rsidRDefault="00860446" w:rsidP="00860446">
      <w:pPr>
        <w:pStyle w:val="HTMLPreformatted"/>
        <w:shd w:val="clear" w:color="auto" w:fill="FFFFFF"/>
        <w:rPr>
          <w:b/>
          <w:color w:val="000000"/>
          <w:sz w:val="21"/>
          <w:szCs w:val="21"/>
        </w:rPr>
      </w:pPr>
      <w:proofErr w:type="gramStart"/>
      <w:r w:rsidRPr="00593D07">
        <w:rPr>
          <w:b/>
          <w:color w:val="000000"/>
          <w:sz w:val="21"/>
          <w:szCs w:val="21"/>
        </w:rPr>
        <w:t>present</w:t>
      </w:r>
      <w:proofErr w:type="gramEnd"/>
      <w:r w:rsidRPr="00593D07">
        <w:rPr>
          <w:b/>
          <w:color w:val="000000"/>
          <w:sz w:val="21"/>
          <w:szCs w:val="21"/>
        </w:rPr>
        <w:t xml:space="preserve"> working ideas about how to construct the whole neural</w:t>
      </w:r>
    </w:p>
    <w:p w14:paraId="37F64672" w14:textId="7FEA8BF9" w:rsidR="00860446" w:rsidRPr="00C14FB0" w:rsidRDefault="00860446" w:rsidP="00860446">
      <w:pPr>
        <w:pStyle w:val="HTMLPreformatted"/>
        <w:shd w:val="clear" w:color="auto" w:fill="FFFFFF"/>
        <w:rPr>
          <w:b/>
          <w:color w:val="000000"/>
          <w:sz w:val="21"/>
          <w:szCs w:val="21"/>
        </w:rPr>
      </w:pPr>
      <w:proofErr w:type="gramStart"/>
      <w:r w:rsidRPr="00593D07">
        <w:rPr>
          <w:b/>
          <w:color w:val="000000"/>
          <w:sz w:val="21"/>
          <w:szCs w:val="21"/>
        </w:rPr>
        <w:t>architecture</w:t>
      </w:r>
      <w:proofErr w:type="gramEnd"/>
      <w:r w:rsidRPr="00593D07">
        <w:rPr>
          <w:b/>
          <w:color w:val="000000"/>
          <w:sz w:val="21"/>
          <w:szCs w:val="21"/>
        </w:rPr>
        <w:t xml:space="preserve"> for the biped.</w:t>
      </w:r>
      <w:commentRangeEnd w:id="2"/>
      <w:r w:rsidR="00593D07">
        <w:rPr>
          <w:rStyle w:val="CommentReference"/>
          <w:rFonts w:asciiTheme="minorHAnsi" w:eastAsiaTheme="minorHAnsi" w:hAnsiTheme="minorHAnsi" w:cstheme="minorBidi"/>
        </w:rPr>
        <w:commentReference w:id="2"/>
      </w:r>
    </w:p>
    <w:p w14:paraId="6408D042" w14:textId="4802D5B1" w:rsidR="009766E1" w:rsidRDefault="009766E1" w:rsidP="00C14FB0"/>
    <w:p w14:paraId="2FCCC6B0" w14:textId="7162128D" w:rsidR="00B30D6A" w:rsidRDefault="00B30D6A" w:rsidP="00C14FB0">
      <w:r>
        <w:t xml:space="preserve">We </w:t>
      </w:r>
      <w:r w:rsidR="0006154D">
        <w:t xml:space="preserve">are </w:t>
      </w:r>
      <w:r w:rsidR="00AD2203">
        <w:t>sorry that</w:t>
      </w:r>
      <w:r>
        <w:t xml:space="preserve"> we misled the reviewer into believing that the difficult problem in building neuromorphic controllers is how to connect together many different networks. The strength </w:t>
      </w:r>
      <w:r w:rsidR="00AD2203">
        <w:t>in</w:t>
      </w:r>
      <w:r>
        <w:t xml:space="preserve"> the developed methods is actually in being </w:t>
      </w:r>
      <w:r w:rsidR="005A0419">
        <w:t xml:space="preserve">able </w:t>
      </w:r>
      <w:r>
        <w:t>to develop individual subnetworks independently and connect them together without loss of capabilities. We have edited the following text in the introduction to help clarify:</w:t>
      </w:r>
    </w:p>
    <w:p w14:paraId="66784703" w14:textId="712D6481" w:rsidR="00B30D6A" w:rsidRPr="00C14FB0" w:rsidRDefault="00B30D6A" w:rsidP="00C14FB0">
      <w:pPr>
        <w:ind w:left="540"/>
        <w:rPr>
          <w:rFonts w:cstheme="minorHAnsi"/>
          <w:sz w:val="24"/>
        </w:rPr>
      </w:pPr>
      <w:r w:rsidRPr="00B30D6A">
        <w:rPr>
          <w:rStyle w:val="fontstyle01"/>
          <w:rFonts w:asciiTheme="minorHAnsi" w:hAnsiTheme="minorHAnsi" w:cstheme="minorHAnsi"/>
          <w:sz w:val="22"/>
        </w:rPr>
        <w:t xml:space="preserve">These different subnetworks can be developed </w:t>
      </w:r>
      <w:r w:rsidRPr="00C14FB0">
        <w:rPr>
          <w:rStyle w:val="fontstyle01"/>
          <w:rFonts w:asciiTheme="minorHAnsi" w:hAnsiTheme="minorHAnsi" w:cstheme="minorHAnsi"/>
          <w:sz w:val="22"/>
          <w:u w:val="single"/>
        </w:rPr>
        <w:t>and tuned</w:t>
      </w:r>
      <w:r w:rsidRPr="00B30D6A">
        <w:rPr>
          <w:rStyle w:val="fontstyle01"/>
          <w:rFonts w:asciiTheme="minorHAnsi" w:hAnsiTheme="minorHAnsi" w:cstheme="minorHAnsi"/>
          <w:sz w:val="22"/>
        </w:rPr>
        <w:t xml:space="preserve"> independently and then </w:t>
      </w:r>
      <w:r w:rsidRPr="00C14FB0">
        <w:rPr>
          <w:rStyle w:val="fontstyle01"/>
          <w:rFonts w:asciiTheme="minorHAnsi" w:hAnsiTheme="minorHAnsi" w:cstheme="minorHAnsi"/>
          <w:strike/>
          <w:sz w:val="22"/>
        </w:rPr>
        <w:t>added</w:t>
      </w:r>
      <w:r w:rsidRPr="00B30D6A">
        <w:rPr>
          <w:rStyle w:val="fontstyle01"/>
          <w:rFonts w:asciiTheme="minorHAnsi" w:hAnsiTheme="minorHAnsi" w:cstheme="minorHAnsi"/>
          <w:sz w:val="22"/>
        </w:rPr>
        <w:t xml:space="preserve"> </w:t>
      </w:r>
      <w:r w:rsidRPr="00C14FB0">
        <w:rPr>
          <w:rStyle w:val="fontstyle01"/>
          <w:rFonts w:asciiTheme="minorHAnsi" w:hAnsiTheme="minorHAnsi" w:cstheme="minorHAnsi"/>
          <w:sz w:val="22"/>
          <w:u w:val="single"/>
        </w:rPr>
        <w:t>connected</w:t>
      </w:r>
      <w:r w:rsidRPr="00B30D6A">
        <w:rPr>
          <w:rStyle w:val="fontstyle01"/>
          <w:rFonts w:asciiTheme="minorHAnsi" w:hAnsiTheme="minorHAnsi" w:cstheme="minorHAnsi"/>
          <w:sz w:val="22"/>
        </w:rPr>
        <w:t xml:space="preserve"> together to perform complex</w:t>
      </w:r>
      <w:r w:rsidR="005A0419">
        <w:rPr>
          <w:rStyle w:val="fontstyle01"/>
          <w:rFonts w:asciiTheme="minorHAnsi" w:hAnsiTheme="minorHAnsi" w:cstheme="minorHAnsi"/>
          <w:sz w:val="22"/>
        </w:rPr>
        <w:t xml:space="preserve">, </w:t>
      </w:r>
      <w:r w:rsidR="005A0419" w:rsidRPr="00C14FB0">
        <w:rPr>
          <w:rStyle w:val="fontstyle01"/>
          <w:rFonts w:asciiTheme="minorHAnsi" w:hAnsiTheme="minorHAnsi" w:cstheme="minorHAnsi"/>
          <w:sz w:val="22"/>
          <w:u w:val="single"/>
        </w:rPr>
        <w:t>multipart</w:t>
      </w:r>
      <w:r w:rsidRPr="00B30D6A">
        <w:rPr>
          <w:rStyle w:val="fontstyle01"/>
          <w:rFonts w:asciiTheme="minorHAnsi" w:hAnsiTheme="minorHAnsi" w:cstheme="minorHAnsi"/>
          <w:sz w:val="22"/>
        </w:rPr>
        <w:t xml:space="preserve"> mathematical </w:t>
      </w:r>
      <w:r w:rsidRPr="00C14FB0">
        <w:rPr>
          <w:rStyle w:val="fontstyle01"/>
          <w:rFonts w:asciiTheme="minorHAnsi" w:hAnsiTheme="minorHAnsi" w:cstheme="minorHAnsi"/>
          <w:sz w:val="22"/>
          <w:u w:val="single"/>
        </w:rPr>
        <w:t>or control</w:t>
      </w:r>
      <w:r w:rsidRPr="00B30D6A">
        <w:rPr>
          <w:rStyle w:val="fontstyle01"/>
          <w:rFonts w:asciiTheme="minorHAnsi" w:hAnsiTheme="minorHAnsi" w:cstheme="minorHAnsi"/>
          <w:sz w:val="22"/>
        </w:rPr>
        <w:t xml:space="preserve"> operations.</w:t>
      </w:r>
    </w:p>
    <w:p w14:paraId="51BCE994" w14:textId="685BAAA7" w:rsidR="00F96ACD" w:rsidRDefault="00F96ACD" w:rsidP="00C14FB0"/>
    <w:p w14:paraId="7DF943B3" w14:textId="77777777" w:rsidR="00860446" w:rsidRDefault="00860446" w:rsidP="00860446">
      <w:pPr>
        <w:pStyle w:val="HTMLPreformatted"/>
        <w:shd w:val="clear" w:color="auto" w:fill="FFFFFF"/>
        <w:rPr>
          <w:color w:val="000000"/>
          <w:sz w:val="21"/>
          <w:szCs w:val="21"/>
        </w:rPr>
      </w:pPr>
    </w:p>
    <w:p w14:paraId="5EA72462" w14:textId="77777777" w:rsidR="00860446" w:rsidRDefault="00860446" w:rsidP="00860446">
      <w:pPr>
        <w:pStyle w:val="HTMLPreformatted"/>
        <w:shd w:val="clear" w:color="auto" w:fill="FFFFFF"/>
        <w:rPr>
          <w:color w:val="000000"/>
          <w:sz w:val="21"/>
          <w:szCs w:val="21"/>
        </w:rPr>
      </w:pPr>
    </w:p>
    <w:p w14:paraId="4D2BB544" w14:textId="77777777" w:rsidR="00860446" w:rsidRPr="00C14FB0" w:rsidRDefault="00860446" w:rsidP="00860446">
      <w:pPr>
        <w:pStyle w:val="HTMLPreformatted"/>
        <w:shd w:val="clear" w:color="auto" w:fill="FFFFFF"/>
        <w:rPr>
          <w:b/>
          <w:color w:val="000000"/>
          <w:sz w:val="21"/>
          <w:szCs w:val="21"/>
        </w:rPr>
      </w:pPr>
      <w:r w:rsidRPr="00C14FB0">
        <w:rPr>
          <w:b/>
          <w:color w:val="000000"/>
          <w:sz w:val="21"/>
          <w:szCs w:val="21"/>
        </w:rPr>
        <w:t>Technical accuracy - The authors should state clearly what is the</w:t>
      </w:r>
    </w:p>
    <w:p w14:paraId="20D5E099" w14:textId="77777777" w:rsidR="00860446" w:rsidRPr="00C14FB0" w:rsidRDefault="00860446" w:rsidP="00860446">
      <w:pPr>
        <w:pStyle w:val="HTMLPreformatted"/>
        <w:shd w:val="clear" w:color="auto" w:fill="FFFFFF"/>
        <w:rPr>
          <w:b/>
          <w:color w:val="000000"/>
          <w:sz w:val="21"/>
          <w:szCs w:val="21"/>
        </w:rPr>
      </w:pPr>
      <w:proofErr w:type="gramStart"/>
      <w:r w:rsidRPr="00C14FB0">
        <w:rPr>
          <w:b/>
          <w:color w:val="000000"/>
          <w:sz w:val="21"/>
          <w:szCs w:val="21"/>
        </w:rPr>
        <w:t>novelty</w:t>
      </w:r>
      <w:proofErr w:type="gramEnd"/>
      <w:r w:rsidRPr="00C14FB0">
        <w:rPr>
          <w:b/>
          <w:color w:val="000000"/>
          <w:sz w:val="21"/>
          <w:szCs w:val="21"/>
        </w:rPr>
        <w:t xml:space="preserve"> of this paper with respect to their previous papers. They</w:t>
      </w:r>
    </w:p>
    <w:p w14:paraId="481620D4" w14:textId="77777777" w:rsidR="00860446" w:rsidRPr="00C14FB0" w:rsidRDefault="00860446" w:rsidP="00860446">
      <w:pPr>
        <w:pStyle w:val="HTMLPreformatted"/>
        <w:shd w:val="clear" w:color="auto" w:fill="FFFFFF"/>
        <w:rPr>
          <w:b/>
          <w:color w:val="000000"/>
          <w:sz w:val="21"/>
          <w:szCs w:val="21"/>
        </w:rPr>
      </w:pPr>
      <w:proofErr w:type="gramStart"/>
      <w:r w:rsidRPr="00C14FB0">
        <w:rPr>
          <w:b/>
          <w:color w:val="000000"/>
          <w:sz w:val="21"/>
          <w:szCs w:val="21"/>
        </w:rPr>
        <w:t>compare</w:t>
      </w:r>
      <w:proofErr w:type="gramEnd"/>
      <w:r w:rsidRPr="00C14FB0">
        <w:rPr>
          <w:b/>
          <w:color w:val="000000"/>
          <w:sz w:val="21"/>
          <w:szCs w:val="21"/>
        </w:rPr>
        <w:t xml:space="preserve"> the so obtained classical and the neural controllers, and state</w:t>
      </w:r>
    </w:p>
    <w:p w14:paraId="13F6374A" w14:textId="77777777" w:rsidR="00860446" w:rsidRPr="00C14FB0" w:rsidRDefault="00860446" w:rsidP="00860446">
      <w:pPr>
        <w:pStyle w:val="HTMLPreformatted"/>
        <w:shd w:val="clear" w:color="auto" w:fill="FFFFFF"/>
        <w:rPr>
          <w:b/>
          <w:color w:val="000000"/>
          <w:sz w:val="21"/>
          <w:szCs w:val="21"/>
        </w:rPr>
      </w:pPr>
      <w:proofErr w:type="gramStart"/>
      <w:r w:rsidRPr="00C14FB0">
        <w:rPr>
          <w:b/>
          <w:color w:val="000000"/>
          <w:sz w:val="21"/>
          <w:szCs w:val="21"/>
        </w:rPr>
        <w:t>that</w:t>
      </w:r>
      <w:proofErr w:type="gramEnd"/>
      <w:r w:rsidRPr="00C14FB0">
        <w:rPr>
          <w:b/>
          <w:color w:val="000000"/>
          <w:sz w:val="21"/>
          <w:szCs w:val="21"/>
        </w:rPr>
        <w:t xml:space="preserve"> “Using the methods in this paper, any classical controller can be</w:t>
      </w:r>
    </w:p>
    <w:p w14:paraId="67B3D64A" w14:textId="77777777" w:rsidR="00860446" w:rsidRPr="00C14FB0" w:rsidRDefault="00860446" w:rsidP="00860446">
      <w:pPr>
        <w:pStyle w:val="HTMLPreformatted"/>
        <w:shd w:val="clear" w:color="auto" w:fill="FFFFFF"/>
        <w:rPr>
          <w:b/>
          <w:color w:val="000000"/>
          <w:sz w:val="21"/>
          <w:szCs w:val="21"/>
        </w:rPr>
      </w:pPr>
      <w:proofErr w:type="gramStart"/>
      <w:r w:rsidRPr="00C14FB0">
        <w:rPr>
          <w:b/>
          <w:color w:val="000000"/>
          <w:sz w:val="21"/>
          <w:szCs w:val="21"/>
        </w:rPr>
        <w:t>converted</w:t>
      </w:r>
      <w:proofErr w:type="gramEnd"/>
      <w:r w:rsidRPr="00C14FB0">
        <w:rPr>
          <w:b/>
          <w:color w:val="000000"/>
          <w:sz w:val="21"/>
          <w:szCs w:val="21"/>
        </w:rPr>
        <w:t xml:space="preserve"> into an analogous neural controller”. This statement should</w:t>
      </w:r>
    </w:p>
    <w:p w14:paraId="7930CEDD" w14:textId="1F5DCA14" w:rsidR="00860446" w:rsidRPr="00C14FB0" w:rsidRDefault="00860446" w:rsidP="00860446">
      <w:pPr>
        <w:pStyle w:val="HTMLPreformatted"/>
        <w:shd w:val="clear" w:color="auto" w:fill="FFFFFF"/>
        <w:rPr>
          <w:b/>
          <w:color w:val="000000"/>
          <w:sz w:val="21"/>
          <w:szCs w:val="21"/>
        </w:rPr>
      </w:pPr>
      <w:proofErr w:type="gramStart"/>
      <w:r w:rsidRPr="00C14FB0">
        <w:rPr>
          <w:b/>
          <w:color w:val="000000"/>
          <w:sz w:val="21"/>
          <w:szCs w:val="21"/>
        </w:rPr>
        <w:t>be</w:t>
      </w:r>
      <w:proofErr w:type="gramEnd"/>
      <w:r w:rsidRPr="00C14FB0">
        <w:rPr>
          <w:b/>
          <w:color w:val="000000"/>
          <w:sz w:val="21"/>
          <w:szCs w:val="21"/>
        </w:rPr>
        <w:t xml:space="preserve"> better discussed.</w:t>
      </w:r>
    </w:p>
    <w:p w14:paraId="6C1E12F1" w14:textId="7292AE6A" w:rsidR="008014C7" w:rsidRDefault="008014C7" w:rsidP="00860446">
      <w:pPr>
        <w:pStyle w:val="HTMLPreformatted"/>
        <w:shd w:val="clear" w:color="auto" w:fill="FFFFFF"/>
        <w:rPr>
          <w:color w:val="000000"/>
          <w:sz w:val="21"/>
          <w:szCs w:val="21"/>
        </w:rPr>
      </w:pPr>
    </w:p>
    <w:p w14:paraId="7583A370" w14:textId="7D6E78C1" w:rsidR="00C14FB0" w:rsidRDefault="00C14FB0" w:rsidP="00C14FB0">
      <w:pPr>
        <w:rPr>
          <w:ins w:id="3" w:author="Alexander Hunt" w:date="2018-08-23T09:53:00Z"/>
        </w:rPr>
      </w:pPr>
      <w:ins w:id="4" w:author="Alexander Hunt" w:date="2018-08-23T09:53:00Z">
        <w:r>
          <w:t>We have added the following t</w:t>
        </w:r>
        <w:r w:rsidR="00EB4573">
          <w:t>he abstract to help clarify the specific contribution of this paper:</w:t>
        </w:r>
      </w:ins>
    </w:p>
    <w:p w14:paraId="121B7EA0" w14:textId="43D57300" w:rsidR="00EB4573" w:rsidRDefault="00EB4573" w:rsidP="00EB4573">
      <w:pPr>
        <w:ind w:left="630"/>
        <w:rPr>
          <w:ins w:id="5" w:author="Alexander Hunt" w:date="2018-08-23T09:53:00Z"/>
        </w:rPr>
        <w:pPrChange w:id="6" w:author="Alexander Hunt" w:date="2018-08-23T09:54:00Z">
          <w:pPr/>
        </w:pPrChange>
      </w:pPr>
      <w:ins w:id="7" w:author="Alexander Hunt" w:date="2018-08-23T09:54:00Z">
        <w:r w:rsidRPr="00C14FB0">
          <w:rPr>
            <w:u w:val="single"/>
          </w:rPr>
          <w:t xml:space="preserve">The objective of the work presented in this paper was to further understand how parameters within the neural model affect stability and correspond to expected changes predicted by classical control theory. We compare the performance between the neural and classical engineering models for bipedal balance in an inverted pendulum balance experiment. We then </w:t>
        </w:r>
        <w:r w:rsidRPr="00C14FB0">
          <w:rPr>
            <w:u w:val="single"/>
          </w:rPr>
          <w:lastRenderedPageBreak/>
          <w:t>carry out an extended analysis on the performance of the neural controller by varying neural parameters, observing the changes in system dynamics, and comparing these changes to those predicted by the classical model.</w:t>
        </w:r>
      </w:ins>
    </w:p>
    <w:p w14:paraId="0039FF50" w14:textId="0999C12F" w:rsidR="005A0419" w:rsidRDefault="00D2550D" w:rsidP="00C14FB0">
      <w:r>
        <w:t xml:space="preserve">We have </w:t>
      </w:r>
      <w:ins w:id="8" w:author="Alexander Hunt" w:date="2018-08-23T09:54:00Z">
        <w:r w:rsidR="00EB4573">
          <w:t xml:space="preserve">also </w:t>
        </w:r>
      </w:ins>
      <w:r>
        <w:t xml:space="preserve">added the following to the introduction to make clear the novelty of this </w:t>
      </w:r>
      <w:del w:id="9" w:author="Alexander Hunt" w:date="2018-08-23T09:54:00Z">
        <w:r w:rsidDel="00EB4573">
          <w:delText>paper</w:delText>
        </w:r>
      </w:del>
      <w:ins w:id="10" w:author="Alexander Hunt" w:date="2018-08-23T09:54:00Z">
        <w:r w:rsidR="00EB4573">
          <w:t>work in general</w:t>
        </w:r>
      </w:ins>
      <w:r>
        <w:t>:</w:t>
      </w:r>
    </w:p>
    <w:p w14:paraId="7AF4431D" w14:textId="7EA93C12" w:rsidR="00E70F7A" w:rsidRDefault="00634C9F">
      <w:pPr>
        <w:ind w:left="540"/>
        <w:rPr>
          <w:u w:val="single"/>
        </w:rPr>
      </w:pPr>
      <w:r w:rsidRPr="00634C9F">
        <w:rPr>
          <w:u w:val="single"/>
        </w:rPr>
        <w:t>Put into broad terms, the objective of this research is to take an existing engineering model of biological control, and reproduce this model's behavior using simulated biological circuitry (neurons and synapses). This approach is novel, no simulated neural network with biologically realistic parameters and analogous classical control model parameters has been demonstrated to perform control with similar dynamics observed in biological test subjects. The development of these networks is a detailed hypothesis of what types of networks may be required to generate this performance in the animal. We show how it is possible for simulated networks of neurons with biologically realistic parameters to reproduce behavior observed in biological testing.</w:t>
      </w:r>
    </w:p>
    <w:p w14:paraId="70760B77" w14:textId="0863B8F2" w:rsidR="00E70F7A" w:rsidRPr="00C14FB0" w:rsidRDefault="00E70F7A" w:rsidP="00C14FB0">
      <w:pPr>
        <w:ind w:left="540"/>
        <w:rPr>
          <w:rStyle w:val="fontstyle01"/>
          <w:rFonts w:asciiTheme="minorHAnsi" w:hAnsiTheme="minorHAnsi" w:cstheme="minorHAnsi"/>
          <w:strike/>
          <w:sz w:val="22"/>
          <w:szCs w:val="22"/>
        </w:rPr>
      </w:pPr>
      <w:r w:rsidRPr="00C14FB0">
        <w:rPr>
          <w:rStyle w:val="fontstyle01"/>
          <w:rFonts w:asciiTheme="minorHAnsi" w:hAnsiTheme="minorHAnsi" w:cstheme="minorHAnsi"/>
          <w:strike/>
          <w:sz w:val="22"/>
          <w:szCs w:val="22"/>
        </w:rPr>
        <w:t>In previous work, we showed how elementary subnetworks could be assembled to emulate the function of a proportional-derivative (PD) controller \cite{hilts_simulation_2017}, but this PD controller existed in simulation only. It is unclear how effective these methods are when applied to even more dynamic and unsteady control problems encountered in the robotics world.</w:t>
      </w:r>
    </w:p>
    <w:p w14:paraId="106E1240" w14:textId="3459C857" w:rsidR="00D2550D" w:rsidRDefault="00D2550D" w:rsidP="00C14FB0">
      <w:r>
        <w:t>We have added the following to the discussion about the generality of the methods:</w:t>
      </w:r>
    </w:p>
    <w:p w14:paraId="0BB46A1B" w14:textId="27F4C6C1" w:rsidR="007016A7" w:rsidRPr="00C14FB0" w:rsidRDefault="007016A7" w:rsidP="00C14FB0">
      <w:pPr>
        <w:ind w:left="540"/>
        <w:rPr>
          <w:rStyle w:val="fontstyle01"/>
          <w:rFonts w:asciiTheme="minorHAnsi" w:hAnsiTheme="minorHAnsi" w:cstheme="minorHAnsi"/>
          <w:sz w:val="22"/>
          <w:szCs w:val="22"/>
          <w:u w:val="single"/>
        </w:rPr>
      </w:pPr>
      <w:r w:rsidRPr="006D2564">
        <w:rPr>
          <w:rStyle w:val="fontstyle01"/>
          <w:rFonts w:asciiTheme="minorHAnsi" w:hAnsiTheme="minorHAnsi" w:cstheme="minorHAnsi"/>
          <w:sz w:val="22"/>
          <w:szCs w:val="22"/>
        </w:rPr>
        <w:t xml:space="preserve">Our experiment shows </w:t>
      </w:r>
      <w:r w:rsidRPr="00C14FB0">
        <w:rPr>
          <w:rStyle w:val="fontstyle01"/>
          <w:rFonts w:asciiTheme="minorHAnsi" w:hAnsiTheme="minorHAnsi" w:cstheme="minorHAnsi"/>
          <w:sz w:val="22"/>
          <w:szCs w:val="22"/>
        </w:rPr>
        <w:t xml:space="preserve">that continuous time neural systems are capable of emulating classical control for an inverted pendulum, however this process could be generalized to any physical system that can be linearly modeled. </w:t>
      </w:r>
      <w:r w:rsidRPr="00C14FB0">
        <w:rPr>
          <w:rStyle w:val="fontstyle01"/>
          <w:rFonts w:asciiTheme="minorHAnsi" w:hAnsiTheme="minorHAnsi" w:cstheme="minorHAnsi"/>
          <w:sz w:val="22"/>
          <w:szCs w:val="22"/>
          <w:u w:val="single"/>
        </w:rPr>
        <w:t>To do this,</w:t>
      </w:r>
      <w:r w:rsidRPr="006D2564">
        <w:rPr>
          <w:rStyle w:val="fontstyle01"/>
          <w:rFonts w:asciiTheme="minorHAnsi" w:hAnsiTheme="minorHAnsi" w:cstheme="minorHAnsi"/>
          <w:sz w:val="22"/>
          <w:szCs w:val="22"/>
          <w:u w:val="single"/>
        </w:rPr>
        <w:t xml:space="preserve"> </w:t>
      </w:r>
      <w:proofErr w:type="gramStart"/>
      <w:r w:rsidRPr="00C14FB0">
        <w:rPr>
          <w:rStyle w:val="fontstyle01"/>
          <w:rFonts w:asciiTheme="minorHAnsi" w:hAnsiTheme="minorHAnsi" w:cstheme="minorHAnsi"/>
          <w:strike/>
          <w:sz w:val="22"/>
          <w:szCs w:val="22"/>
        </w:rPr>
        <w:t>This</w:t>
      </w:r>
      <w:proofErr w:type="gramEnd"/>
      <w:r w:rsidRPr="00C14FB0">
        <w:rPr>
          <w:rStyle w:val="fontstyle01"/>
          <w:rFonts w:asciiTheme="minorHAnsi" w:hAnsiTheme="minorHAnsi" w:cstheme="minorHAnsi"/>
          <w:strike/>
          <w:sz w:val="22"/>
          <w:szCs w:val="22"/>
        </w:rPr>
        <w:t xml:space="preserve"> process also enables</w:t>
      </w:r>
      <w:r w:rsidRPr="006D2564">
        <w:rPr>
          <w:rStyle w:val="fontstyle01"/>
          <w:rFonts w:asciiTheme="minorHAnsi" w:hAnsiTheme="minorHAnsi" w:cstheme="minorHAnsi"/>
          <w:strike/>
          <w:sz w:val="22"/>
          <w:szCs w:val="22"/>
        </w:rPr>
        <w:t xml:space="preserve"> </w:t>
      </w:r>
      <w:r w:rsidRPr="006D2564">
        <w:rPr>
          <w:rStyle w:val="fontstyle01"/>
          <w:rFonts w:asciiTheme="minorHAnsi" w:hAnsiTheme="minorHAnsi" w:cstheme="minorHAnsi"/>
          <w:sz w:val="22"/>
          <w:szCs w:val="22"/>
        </w:rPr>
        <w:t xml:space="preserve">the </w:t>
      </w:r>
      <w:r w:rsidRPr="00C14FB0">
        <w:rPr>
          <w:rStyle w:val="fontstyle01"/>
          <w:rFonts w:asciiTheme="minorHAnsi" w:hAnsiTheme="minorHAnsi" w:cstheme="minorHAnsi"/>
          <w:sz w:val="22"/>
          <w:szCs w:val="22"/>
          <w:u w:val="single"/>
        </w:rPr>
        <w:t>control</w:t>
      </w:r>
      <w:r w:rsidRPr="006D2564">
        <w:rPr>
          <w:rStyle w:val="fontstyle01"/>
          <w:rFonts w:asciiTheme="minorHAnsi" w:hAnsiTheme="minorHAnsi" w:cstheme="minorHAnsi"/>
          <w:sz w:val="22"/>
          <w:szCs w:val="22"/>
        </w:rPr>
        <w:t xml:space="preserve"> designer </w:t>
      </w:r>
      <w:r w:rsidRPr="00C14FB0">
        <w:rPr>
          <w:rStyle w:val="fontstyle01"/>
          <w:rFonts w:asciiTheme="minorHAnsi" w:hAnsiTheme="minorHAnsi" w:cstheme="minorHAnsi"/>
          <w:strike/>
          <w:sz w:val="22"/>
          <w:szCs w:val="22"/>
        </w:rPr>
        <w:t>to</w:t>
      </w:r>
      <w:r w:rsidRPr="006D2564">
        <w:rPr>
          <w:rStyle w:val="fontstyle01"/>
          <w:rFonts w:asciiTheme="minorHAnsi" w:hAnsiTheme="minorHAnsi" w:cstheme="minorHAnsi"/>
          <w:sz w:val="22"/>
          <w:szCs w:val="22"/>
        </w:rPr>
        <w:t xml:space="preserve"> can </w:t>
      </w:r>
      <w:r w:rsidRPr="00C14FB0">
        <w:rPr>
          <w:rStyle w:val="fontstyle01"/>
          <w:rFonts w:asciiTheme="minorHAnsi" w:hAnsiTheme="minorHAnsi" w:cstheme="minorHAnsi"/>
          <w:sz w:val="22"/>
          <w:szCs w:val="22"/>
        </w:rPr>
        <w:t xml:space="preserve">specify the desired dynamics of the systems and perform system analysis in the well-mapped classical controls domain. </w:t>
      </w:r>
      <w:r w:rsidRPr="00C14FB0">
        <w:rPr>
          <w:rStyle w:val="fontstyle01"/>
          <w:rFonts w:asciiTheme="minorHAnsi" w:hAnsiTheme="minorHAnsi" w:cstheme="minorHAnsi"/>
          <w:sz w:val="22"/>
          <w:szCs w:val="22"/>
          <w:u w:val="single"/>
        </w:rPr>
        <w:t xml:space="preserve">Any resultant equation </w:t>
      </w:r>
      <w:r w:rsidR="008F16F9" w:rsidRPr="00C14FB0">
        <w:rPr>
          <w:rStyle w:val="fontstyle01"/>
          <w:rFonts w:asciiTheme="minorHAnsi" w:hAnsiTheme="minorHAnsi" w:cstheme="minorHAnsi"/>
          <w:sz w:val="22"/>
          <w:szCs w:val="22"/>
          <w:u w:val="single"/>
        </w:rPr>
        <w:t>this is</w:t>
      </w:r>
      <w:r w:rsidRPr="00C14FB0">
        <w:rPr>
          <w:rStyle w:val="fontstyle01"/>
          <w:rFonts w:asciiTheme="minorHAnsi" w:hAnsiTheme="minorHAnsi" w:cstheme="minorHAnsi"/>
          <w:sz w:val="22"/>
          <w:szCs w:val="22"/>
          <w:u w:val="single"/>
        </w:rPr>
        <w:t xml:space="preserve"> written </w:t>
      </w:r>
      <w:r w:rsidR="008F16F9" w:rsidRPr="00C14FB0">
        <w:rPr>
          <w:rStyle w:val="fontstyle01"/>
          <w:rFonts w:asciiTheme="minorHAnsi" w:hAnsiTheme="minorHAnsi" w:cstheme="minorHAnsi"/>
          <w:sz w:val="22"/>
          <w:szCs w:val="22"/>
          <w:u w:val="single"/>
        </w:rPr>
        <w:t>with</w:t>
      </w:r>
      <w:r w:rsidRPr="00C14FB0">
        <w:rPr>
          <w:rStyle w:val="fontstyle01"/>
          <w:rFonts w:asciiTheme="minorHAnsi" w:hAnsiTheme="minorHAnsi" w:cstheme="minorHAnsi"/>
          <w:sz w:val="22"/>
          <w:szCs w:val="22"/>
          <w:u w:val="single"/>
        </w:rPr>
        <w:t xml:space="preserve"> the mathematical operations of addition, subtraction, multiplication</w:t>
      </w:r>
      <w:r w:rsidR="008F16F9" w:rsidRPr="00C14FB0">
        <w:rPr>
          <w:rStyle w:val="fontstyle01"/>
          <w:rFonts w:asciiTheme="minorHAnsi" w:hAnsiTheme="minorHAnsi" w:cstheme="minorHAnsi"/>
          <w:sz w:val="22"/>
          <w:szCs w:val="22"/>
          <w:u w:val="single"/>
        </w:rPr>
        <w:t>, and derivatives can then be converted into their neural counterparts and tuned to produce the desired gains. These subnetworks can be connected together to produce the final desired control network with no further tuning.</w:t>
      </w:r>
      <w:ins w:id="11" w:author="Alexander Hunt" w:date="2018-08-23T09:54:00Z">
        <w:r w:rsidR="00EB4573">
          <w:rPr>
            <w:rStyle w:val="fontstyle01"/>
            <w:rFonts w:asciiTheme="minorHAnsi" w:hAnsiTheme="minorHAnsi" w:cstheme="minorHAnsi"/>
            <w:sz w:val="22"/>
            <w:szCs w:val="22"/>
            <w:u w:val="single"/>
          </w:rPr>
          <w:t xml:space="preserve"> This network can then serve as a theory to how the biological controller may be organized, </w:t>
        </w:r>
      </w:ins>
      <w:ins w:id="12" w:author="Alexander Hunt" w:date="2018-08-23T09:55:00Z">
        <w:r w:rsidR="00EB4573">
          <w:rPr>
            <w:rStyle w:val="fontstyle01"/>
            <w:rFonts w:asciiTheme="minorHAnsi" w:hAnsiTheme="minorHAnsi" w:cstheme="minorHAnsi"/>
            <w:sz w:val="22"/>
            <w:szCs w:val="22"/>
            <w:u w:val="single"/>
          </w:rPr>
          <w:t xml:space="preserve">helping guide neuroscientists searching for </w:t>
        </w:r>
      </w:ins>
      <w:ins w:id="13" w:author="Alexander Hunt" w:date="2018-08-23T09:56:00Z">
        <w:r w:rsidR="00EB4573">
          <w:rPr>
            <w:rStyle w:val="fontstyle01"/>
            <w:rFonts w:asciiTheme="minorHAnsi" w:hAnsiTheme="minorHAnsi" w:cstheme="minorHAnsi"/>
            <w:sz w:val="22"/>
            <w:szCs w:val="22"/>
            <w:u w:val="single"/>
          </w:rPr>
          <w:t>networks that control specific behaviors.</w:t>
        </w:r>
      </w:ins>
    </w:p>
    <w:p w14:paraId="6C3629BD" w14:textId="63EC50A6" w:rsidR="00D2550D" w:rsidRPr="00C14FB0" w:rsidRDefault="007016A7" w:rsidP="00C14FB0">
      <w:pPr>
        <w:ind w:left="540"/>
        <w:rPr>
          <w:strike/>
        </w:rPr>
      </w:pPr>
      <w:r w:rsidRPr="00C14FB0">
        <w:rPr>
          <w:rStyle w:val="fontstyle01"/>
          <w:rFonts w:asciiTheme="minorHAnsi" w:hAnsiTheme="minorHAnsi" w:cstheme="minorHAnsi"/>
          <w:strike/>
          <w:sz w:val="22"/>
          <w:szCs w:val="22"/>
        </w:rPr>
        <w:t>Using the methods in this paper, any classical controller can be converted into an analogous neural controller.</w:t>
      </w:r>
    </w:p>
    <w:p w14:paraId="516FC950" w14:textId="77777777" w:rsidR="00D2550D" w:rsidRDefault="00D2550D" w:rsidP="00C14FB0"/>
    <w:p w14:paraId="607CE965" w14:textId="77777777" w:rsidR="00860446" w:rsidRDefault="00860446" w:rsidP="00860446">
      <w:pPr>
        <w:pStyle w:val="HTMLPreformatted"/>
        <w:shd w:val="clear" w:color="auto" w:fill="FFFFFF"/>
        <w:rPr>
          <w:color w:val="000000"/>
          <w:sz w:val="21"/>
          <w:szCs w:val="21"/>
        </w:rPr>
      </w:pPr>
    </w:p>
    <w:p w14:paraId="3312C44C" w14:textId="77777777" w:rsidR="00860446" w:rsidRDefault="00860446" w:rsidP="00860446">
      <w:pPr>
        <w:pStyle w:val="HTMLPreformatted"/>
        <w:shd w:val="clear" w:color="auto" w:fill="FFFFFF"/>
        <w:rPr>
          <w:color w:val="000000"/>
          <w:sz w:val="21"/>
          <w:szCs w:val="21"/>
        </w:rPr>
      </w:pPr>
    </w:p>
    <w:p w14:paraId="72017411" w14:textId="77777777" w:rsidR="00860446" w:rsidRPr="00C14FB0" w:rsidRDefault="00860446" w:rsidP="00860446">
      <w:pPr>
        <w:pStyle w:val="HTMLPreformatted"/>
        <w:shd w:val="clear" w:color="auto" w:fill="FFFFFF"/>
        <w:rPr>
          <w:b/>
          <w:color w:val="000000"/>
          <w:sz w:val="21"/>
          <w:szCs w:val="21"/>
        </w:rPr>
      </w:pPr>
      <w:r w:rsidRPr="00C14FB0">
        <w:rPr>
          <w:b/>
          <w:color w:val="000000"/>
          <w:sz w:val="21"/>
          <w:szCs w:val="21"/>
        </w:rPr>
        <w:t>Adequacy of citations - References are partial and they do not consider</w:t>
      </w:r>
    </w:p>
    <w:p w14:paraId="3CCEB5EC" w14:textId="77777777" w:rsidR="00860446" w:rsidRPr="00C14FB0" w:rsidRDefault="00860446" w:rsidP="00860446">
      <w:pPr>
        <w:pStyle w:val="HTMLPreformatted"/>
        <w:shd w:val="clear" w:color="auto" w:fill="FFFFFF"/>
        <w:rPr>
          <w:b/>
          <w:color w:val="000000"/>
          <w:sz w:val="21"/>
          <w:szCs w:val="21"/>
        </w:rPr>
      </w:pPr>
      <w:proofErr w:type="gramStart"/>
      <w:r w:rsidRPr="00C14FB0">
        <w:rPr>
          <w:b/>
          <w:color w:val="000000"/>
          <w:sz w:val="21"/>
          <w:szCs w:val="21"/>
        </w:rPr>
        <w:t>a</w:t>
      </w:r>
      <w:proofErr w:type="gramEnd"/>
      <w:r w:rsidRPr="00C14FB0">
        <w:rPr>
          <w:b/>
          <w:color w:val="000000"/>
          <w:sz w:val="21"/>
          <w:szCs w:val="21"/>
        </w:rPr>
        <w:t xml:space="preserve"> large part of the work done in using CPG.</w:t>
      </w:r>
    </w:p>
    <w:p w14:paraId="6126016A" w14:textId="41ED87F7" w:rsidR="00860446" w:rsidRDefault="00860446" w:rsidP="00860446">
      <w:pPr>
        <w:pStyle w:val="HTMLPreformatted"/>
        <w:shd w:val="clear" w:color="auto" w:fill="FFFFFF"/>
        <w:rPr>
          <w:color w:val="000000"/>
          <w:sz w:val="21"/>
          <w:szCs w:val="21"/>
        </w:rPr>
      </w:pPr>
    </w:p>
    <w:p w14:paraId="5085D610" w14:textId="3B473074" w:rsidR="004521A8" w:rsidRDefault="00A71668" w:rsidP="004521A8">
      <w:r>
        <w:t>We are well aware of the vast body of work involving CPGs and their use in robotics, having contributed many works ourselves. However, we believe that diving into this research would be a distraction from the objectives of this work</w:t>
      </w:r>
      <w:r w:rsidR="0006154D">
        <w:t>,</w:t>
      </w:r>
      <w:r>
        <w:t xml:space="preserve"> which concentrate on understanding neural system behavior in non-cyclic, dynamic control. Given the limited space available within this article, we believe it is better to leave it out, and have even removed the following sentence from our introduction:</w:t>
      </w:r>
    </w:p>
    <w:p w14:paraId="018FDEE2" w14:textId="3975F2E1" w:rsidR="00A71668" w:rsidRPr="00C14FB0" w:rsidRDefault="00A71668" w:rsidP="00C14FB0">
      <w:pPr>
        <w:ind w:left="540"/>
        <w:rPr>
          <w:rStyle w:val="fontstyle01"/>
          <w:rFonts w:asciiTheme="minorHAnsi" w:hAnsiTheme="minorHAnsi" w:cstheme="minorHAnsi"/>
          <w:strike/>
          <w:sz w:val="22"/>
          <w:szCs w:val="22"/>
        </w:rPr>
      </w:pPr>
      <w:r w:rsidRPr="00C14FB0">
        <w:rPr>
          <w:rStyle w:val="fontstyle01"/>
          <w:rFonts w:asciiTheme="minorHAnsi" w:hAnsiTheme="minorHAnsi" w:cstheme="minorHAnsi"/>
          <w:strike/>
          <w:sz w:val="22"/>
          <w:szCs w:val="22"/>
        </w:rPr>
        <w:lastRenderedPageBreak/>
        <w:t>We have also developed tools for analyzing and setting parameters in pattern generating circuits common in locomotion [11].</w:t>
      </w:r>
    </w:p>
    <w:p w14:paraId="7CF3731B" w14:textId="6789412A" w:rsidR="00C10854" w:rsidRPr="00C14FB0" w:rsidRDefault="00C10854" w:rsidP="00C10854">
      <w:pPr>
        <w:rPr>
          <w:rStyle w:val="fontstyle01"/>
          <w:rFonts w:asciiTheme="minorHAnsi" w:hAnsiTheme="minorHAnsi" w:cstheme="minorHAnsi"/>
          <w:sz w:val="22"/>
          <w:szCs w:val="22"/>
        </w:rPr>
      </w:pPr>
      <w:r w:rsidRPr="00C14FB0">
        <w:rPr>
          <w:rStyle w:val="fontstyle01"/>
          <w:rFonts w:asciiTheme="minorHAnsi" w:hAnsiTheme="minorHAnsi" w:cstheme="minorHAnsi"/>
          <w:sz w:val="22"/>
          <w:szCs w:val="22"/>
        </w:rPr>
        <w:t>We have reviewed the literature again and updated it with the following references:</w:t>
      </w:r>
    </w:p>
    <w:p w14:paraId="7893FA55" w14:textId="4974E5E1" w:rsidR="001960F5" w:rsidRDefault="001960F5" w:rsidP="001960F5">
      <w:pPr>
        <w:ind w:left="540"/>
      </w:pPr>
      <w:r>
        <w:t>B. C. Wheeler and G. J. Brewer, “Designing Neural Networks in Culture,” Proceedings of the IEEE, vol. 98, no. 3, pp. 398–406, Mar. 2010.</w:t>
      </w:r>
    </w:p>
    <w:p w14:paraId="5FF793E0" w14:textId="381668D4" w:rsidR="001960F5" w:rsidRDefault="001960F5" w:rsidP="001960F5">
      <w:pPr>
        <w:ind w:left="540"/>
      </w:pPr>
      <w:r>
        <w:t xml:space="preserve">A. </w:t>
      </w:r>
      <w:proofErr w:type="spellStart"/>
      <w:r>
        <w:t>Gladkov</w:t>
      </w:r>
      <w:proofErr w:type="spellEnd"/>
      <w:r>
        <w:t xml:space="preserve"> et al., “Design of Cultured Neuron Networks in vitro with Predefined Connectivity Using Asymmetric Microfluidic Channels,” Scientific Reports, vol. 7, no. 1, Dec. 2017.</w:t>
      </w:r>
    </w:p>
    <w:p w14:paraId="37F0E21A" w14:textId="44E6605D" w:rsidR="001960F5" w:rsidRDefault="001960F5" w:rsidP="001960F5">
      <w:pPr>
        <w:ind w:left="540"/>
      </w:pPr>
      <w:r>
        <w:t xml:space="preserve">V. A. Webster-Wood, O. </w:t>
      </w:r>
      <w:proofErr w:type="spellStart"/>
      <w:r>
        <w:t>Akkus</w:t>
      </w:r>
      <w:proofErr w:type="spellEnd"/>
      <w:r>
        <w:t xml:space="preserve">, U. A. </w:t>
      </w:r>
      <w:proofErr w:type="spellStart"/>
      <w:r>
        <w:t>Gurkan</w:t>
      </w:r>
      <w:proofErr w:type="spellEnd"/>
      <w:r>
        <w:t xml:space="preserve">, H. J. </w:t>
      </w:r>
      <w:proofErr w:type="spellStart"/>
      <w:r>
        <w:t>Chiel</w:t>
      </w:r>
      <w:proofErr w:type="spellEnd"/>
      <w:r>
        <w:t>, and R. D. Quinn, “Organismal engineering: Toward a robotic taxonomic key for devices using organic materials,” Science Robotics, vol. 2, no. 12, p. eaap9281, Nov. 2017.</w:t>
      </w:r>
    </w:p>
    <w:p w14:paraId="1D941A82" w14:textId="1795DC79" w:rsidR="00C10854" w:rsidRDefault="00C10854" w:rsidP="00C14FB0">
      <w:pPr>
        <w:ind w:left="540"/>
        <w:rPr>
          <w:strike/>
        </w:rPr>
      </w:pPr>
    </w:p>
    <w:p w14:paraId="6B37DD3B" w14:textId="77777777" w:rsidR="00C10854" w:rsidRPr="00C14FB0" w:rsidRDefault="00C10854" w:rsidP="00C14FB0">
      <w:pPr>
        <w:ind w:left="540"/>
        <w:rPr>
          <w:strike/>
        </w:rPr>
      </w:pPr>
    </w:p>
    <w:p w14:paraId="0A1121D1" w14:textId="77777777" w:rsidR="00860446" w:rsidRDefault="00860446" w:rsidP="00860446">
      <w:pPr>
        <w:pStyle w:val="HTMLPreformatted"/>
        <w:shd w:val="clear" w:color="auto" w:fill="FFFFFF"/>
        <w:rPr>
          <w:color w:val="000000"/>
          <w:sz w:val="21"/>
          <w:szCs w:val="21"/>
        </w:rPr>
      </w:pPr>
    </w:p>
    <w:p w14:paraId="4E4B0E64" w14:textId="77777777" w:rsidR="00860446" w:rsidRPr="00C14FB0" w:rsidRDefault="00860446" w:rsidP="00860446">
      <w:pPr>
        <w:pStyle w:val="HTMLPreformatted"/>
        <w:shd w:val="clear" w:color="auto" w:fill="FFFFFF"/>
        <w:rPr>
          <w:b/>
          <w:color w:val="000000"/>
          <w:sz w:val="21"/>
          <w:szCs w:val="21"/>
        </w:rPr>
      </w:pPr>
      <w:r w:rsidRPr="00C14FB0">
        <w:rPr>
          <w:b/>
          <w:color w:val="000000"/>
          <w:sz w:val="21"/>
          <w:szCs w:val="21"/>
        </w:rPr>
        <w:t>Style - There are a few errors to correct. For instance:</w:t>
      </w:r>
    </w:p>
    <w:p w14:paraId="3073E666" w14:textId="77777777" w:rsidR="00860446" w:rsidRPr="00C14FB0" w:rsidRDefault="00860446" w:rsidP="00860446">
      <w:pPr>
        <w:pStyle w:val="HTMLPreformatted"/>
        <w:shd w:val="clear" w:color="auto" w:fill="FFFFFF"/>
        <w:rPr>
          <w:b/>
          <w:color w:val="000000"/>
          <w:sz w:val="21"/>
          <w:szCs w:val="21"/>
        </w:rPr>
      </w:pPr>
      <w:r w:rsidRPr="00C14FB0">
        <w:rPr>
          <w:b/>
          <w:color w:val="000000"/>
          <w:sz w:val="21"/>
          <w:szCs w:val="21"/>
        </w:rPr>
        <w:t>- First line of introduction – with instead of which</w:t>
      </w:r>
    </w:p>
    <w:p w14:paraId="695AA940" w14:textId="00CCCCA3" w:rsidR="00860446" w:rsidRPr="00C14FB0" w:rsidRDefault="00860446" w:rsidP="00C14FB0">
      <w:pPr>
        <w:pStyle w:val="HTMLPreformatted"/>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b/>
          <w:color w:val="000000"/>
          <w:sz w:val="21"/>
          <w:szCs w:val="21"/>
        </w:rPr>
      </w:pPr>
      <w:r w:rsidRPr="00C14FB0">
        <w:rPr>
          <w:b/>
          <w:color w:val="000000"/>
          <w:sz w:val="21"/>
          <w:szCs w:val="21"/>
        </w:rPr>
        <w:t>- First line Section 2 – off instead of on</w:t>
      </w:r>
    </w:p>
    <w:p w14:paraId="0B6BFD44" w14:textId="77777777" w:rsidR="001D0926" w:rsidRDefault="001D0926" w:rsidP="00C14FB0"/>
    <w:p w14:paraId="4F4792EE" w14:textId="5B15CF43" w:rsidR="001D0926" w:rsidRDefault="001D0926" w:rsidP="00C14FB0">
      <w:r>
        <w:t>We have changed ‘with promises’ to ‘that promise’.</w:t>
      </w:r>
    </w:p>
    <w:p w14:paraId="1CBACB6E" w14:textId="1408B925" w:rsidR="00F96ACD" w:rsidRDefault="00F96ACD" w:rsidP="00C14FB0">
      <w:r>
        <w:t>We have change ‘off’ to ‘on’.</w:t>
      </w:r>
    </w:p>
    <w:p w14:paraId="1A6E1CE3" w14:textId="77777777" w:rsidR="001D0926" w:rsidRPr="009A717A" w:rsidRDefault="001D0926" w:rsidP="001D0926">
      <w:pPr>
        <w:pBdr>
          <w:bottom w:val="single" w:sz="12"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p>
    <w:p w14:paraId="66EC1C27" w14:textId="77777777" w:rsidR="001D0926" w:rsidRDefault="001D0926" w:rsidP="00C14FB0"/>
    <w:p w14:paraId="10FF0811" w14:textId="77777777" w:rsidR="001D0926" w:rsidRDefault="001D0926" w:rsidP="00860446">
      <w:pPr>
        <w:pStyle w:val="HTMLPreformatted"/>
        <w:shd w:val="clear" w:color="auto" w:fill="FFFFFF"/>
        <w:rPr>
          <w:b/>
          <w:color w:val="000000"/>
          <w:sz w:val="21"/>
          <w:szCs w:val="21"/>
        </w:rPr>
      </w:pPr>
    </w:p>
    <w:p w14:paraId="51118028" w14:textId="445F2443" w:rsidR="00860446" w:rsidRPr="00C14FB0" w:rsidRDefault="00860446" w:rsidP="00860446">
      <w:pPr>
        <w:pStyle w:val="HTMLPreformatted"/>
        <w:shd w:val="clear" w:color="auto" w:fill="FFFFFF"/>
        <w:rPr>
          <w:b/>
          <w:color w:val="000000"/>
          <w:sz w:val="21"/>
          <w:szCs w:val="21"/>
        </w:rPr>
      </w:pPr>
      <w:r w:rsidRPr="00C14FB0">
        <w:rPr>
          <w:b/>
          <w:color w:val="000000"/>
          <w:sz w:val="21"/>
          <w:szCs w:val="21"/>
        </w:rPr>
        <w:t>The paper deals with control of Human balance which is emulated as an</w:t>
      </w:r>
    </w:p>
    <w:p w14:paraId="276E63B0" w14:textId="77777777" w:rsidR="00860446" w:rsidRPr="00C14FB0" w:rsidRDefault="00860446" w:rsidP="00860446">
      <w:pPr>
        <w:pStyle w:val="HTMLPreformatted"/>
        <w:shd w:val="clear" w:color="auto" w:fill="FFFFFF"/>
        <w:rPr>
          <w:b/>
          <w:color w:val="000000"/>
          <w:sz w:val="21"/>
          <w:szCs w:val="21"/>
        </w:rPr>
      </w:pPr>
      <w:proofErr w:type="gramStart"/>
      <w:r w:rsidRPr="00C14FB0">
        <w:rPr>
          <w:b/>
          <w:color w:val="000000"/>
          <w:sz w:val="21"/>
          <w:szCs w:val="21"/>
        </w:rPr>
        <w:t>inverted</w:t>
      </w:r>
      <w:proofErr w:type="gramEnd"/>
      <w:r w:rsidRPr="00C14FB0">
        <w:rPr>
          <w:b/>
          <w:color w:val="000000"/>
          <w:sz w:val="21"/>
          <w:szCs w:val="21"/>
        </w:rPr>
        <w:t xml:space="preserve"> pendulum. The problem is treated as a simple linear system</w:t>
      </w:r>
    </w:p>
    <w:p w14:paraId="50F312A8" w14:textId="77777777" w:rsidR="00860446" w:rsidRPr="00C14FB0" w:rsidRDefault="00860446" w:rsidP="00860446">
      <w:pPr>
        <w:pStyle w:val="HTMLPreformatted"/>
        <w:shd w:val="clear" w:color="auto" w:fill="FFFFFF"/>
        <w:rPr>
          <w:b/>
          <w:color w:val="000000"/>
          <w:sz w:val="21"/>
          <w:szCs w:val="21"/>
        </w:rPr>
      </w:pPr>
      <w:proofErr w:type="gramStart"/>
      <w:r w:rsidRPr="00C14FB0">
        <w:rPr>
          <w:b/>
          <w:color w:val="000000"/>
          <w:sz w:val="21"/>
          <w:szCs w:val="21"/>
        </w:rPr>
        <w:t>control</w:t>
      </w:r>
      <w:proofErr w:type="gramEnd"/>
      <w:r w:rsidRPr="00C14FB0">
        <w:rPr>
          <w:b/>
          <w:color w:val="000000"/>
          <w:sz w:val="21"/>
          <w:szCs w:val="21"/>
        </w:rPr>
        <w:t xml:space="preserve"> using a PD controller which is converted into a neural</w:t>
      </w:r>
    </w:p>
    <w:p w14:paraId="181F87F5" w14:textId="351A9C65" w:rsidR="00860446" w:rsidRPr="00C14FB0" w:rsidRDefault="00860446" w:rsidP="00860446">
      <w:pPr>
        <w:pStyle w:val="HTMLPreformatted"/>
        <w:shd w:val="clear" w:color="auto" w:fill="FFFFFF"/>
        <w:rPr>
          <w:b/>
          <w:color w:val="000000"/>
          <w:sz w:val="21"/>
          <w:szCs w:val="21"/>
        </w:rPr>
      </w:pPr>
      <w:proofErr w:type="gramStart"/>
      <w:r w:rsidRPr="00C14FB0">
        <w:rPr>
          <w:b/>
          <w:color w:val="000000"/>
          <w:sz w:val="21"/>
          <w:szCs w:val="21"/>
        </w:rPr>
        <w:t>controller</w:t>
      </w:r>
      <w:proofErr w:type="gramEnd"/>
      <w:r w:rsidRPr="00C14FB0">
        <w:rPr>
          <w:b/>
          <w:color w:val="000000"/>
          <w:sz w:val="21"/>
          <w:szCs w:val="21"/>
        </w:rPr>
        <w:t xml:space="preserve">. The paper is well </w:t>
      </w:r>
      <w:r w:rsidR="00F44963">
        <w:rPr>
          <w:b/>
          <w:color w:val="000000"/>
          <w:sz w:val="21"/>
          <w:szCs w:val="21"/>
        </w:rPr>
        <w:t>o</w:t>
      </w:r>
      <w:r w:rsidRPr="00C14FB0">
        <w:rPr>
          <w:b/>
          <w:color w:val="000000"/>
          <w:sz w:val="21"/>
          <w:szCs w:val="21"/>
        </w:rPr>
        <w:t>rganized with a good accuracy and</w:t>
      </w:r>
    </w:p>
    <w:p w14:paraId="0CAF7C14" w14:textId="77777777" w:rsidR="00860446" w:rsidRPr="00C14FB0" w:rsidRDefault="00860446" w:rsidP="00C14FB0">
      <w:pPr>
        <w:pStyle w:val="HTMLPreformatted"/>
        <w:shd w:val="clear" w:color="auto" w:fill="FFFFFF"/>
        <w:rPr>
          <w:b/>
          <w:color w:val="000000"/>
          <w:sz w:val="21"/>
          <w:szCs w:val="21"/>
        </w:rPr>
      </w:pPr>
      <w:proofErr w:type="gramStart"/>
      <w:r w:rsidRPr="00C14FB0">
        <w:rPr>
          <w:b/>
          <w:color w:val="000000"/>
          <w:sz w:val="21"/>
          <w:szCs w:val="21"/>
        </w:rPr>
        <w:t>presentation</w:t>
      </w:r>
      <w:proofErr w:type="gramEnd"/>
      <w:r w:rsidRPr="00C14FB0">
        <w:rPr>
          <w:b/>
          <w:color w:val="000000"/>
          <w:sz w:val="21"/>
          <w:szCs w:val="21"/>
        </w:rPr>
        <w:t>.</w:t>
      </w:r>
    </w:p>
    <w:p w14:paraId="5582512A" w14:textId="02472E18" w:rsidR="00B56EBC" w:rsidRDefault="00B56EBC" w:rsidP="00860446">
      <w:pPr>
        <w:pStyle w:val="HTMLPreformatted"/>
        <w:shd w:val="clear" w:color="auto" w:fill="FFFFFF"/>
        <w:rPr>
          <w:color w:val="000000"/>
          <w:sz w:val="21"/>
          <w:szCs w:val="21"/>
        </w:rPr>
      </w:pPr>
    </w:p>
    <w:p w14:paraId="7FC001EB" w14:textId="469ADA19" w:rsidR="00590B31" w:rsidRPr="00C14FB0" w:rsidRDefault="00590B31" w:rsidP="00860446">
      <w:pPr>
        <w:pStyle w:val="HTMLPreformatted"/>
        <w:shd w:val="clear" w:color="auto" w:fill="FFFFFF"/>
        <w:rPr>
          <w:rFonts w:asciiTheme="minorHAnsi" w:eastAsiaTheme="minorHAnsi" w:hAnsiTheme="minorHAnsi" w:cstheme="minorBidi"/>
          <w:sz w:val="22"/>
          <w:szCs w:val="22"/>
        </w:rPr>
      </w:pPr>
      <w:r>
        <w:rPr>
          <w:color w:val="000000"/>
          <w:sz w:val="21"/>
          <w:szCs w:val="21"/>
        </w:rPr>
        <w:tab/>
      </w:r>
      <w:r w:rsidRPr="00C14FB0">
        <w:rPr>
          <w:rFonts w:asciiTheme="minorHAnsi" w:eastAsiaTheme="minorHAnsi" w:hAnsiTheme="minorHAnsi" w:cstheme="minorBidi"/>
          <w:sz w:val="22"/>
          <w:szCs w:val="22"/>
        </w:rPr>
        <w:t>Thank you!</w:t>
      </w:r>
    </w:p>
    <w:p w14:paraId="4A12F8F7" w14:textId="77777777" w:rsidR="001D0926" w:rsidRPr="009A717A" w:rsidRDefault="001D0926" w:rsidP="001D0926">
      <w:pPr>
        <w:pBdr>
          <w:bottom w:val="single" w:sz="12"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p>
    <w:p w14:paraId="54E604B4" w14:textId="77777777" w:rsidR="001D0926" w:rsidRDefault="001D0926" w:rsidP="001D0926"/>
    <w:p w14:paraId="387B993C" w14:textId="03709420" w:rsidR="00860446" w:rsidRPr="00C14FB0" w:rsidRDefault="00860446" w:rsidP="00860446">
      <w:pPr>
        <w:pStyle w:val="HTMLPreformatted"/>
        <w:shd w:val="clear" w:color="auto" w:fill="FFFFFF"/>
        <w:rPr>
          <w:b/>
          <w:color w:val="000000"/>
          <w:sz w:val="21"/>
          <w:szCs w:val="21"/>
        </w:rPr>
      </w:pPr>
      <w:r w:rsidRPr="00C14FB0">
        <w:rPr>
          <w:b/>
          <w:color w:val="000000"/>
          <w:sz w:val="21"/>
          <w:szCs w:val="21"/>
        </w:rPr>
        <w:t>1. The authors need to re-write the abstract again to show the</w:t>
      </w:r>
    </w:p>
    <w:p w14:paraId="78B260F2" w14:textId="269CC4E6" w:rsidR="00860446" w:rsidRPr="00C14FB0" w:rsidRDefault="00860446" w:rsidP="00860446">
      <w:pPr>
        <w:pStyle w:val="HTMLPreformatted"/>
        <w:shd w:val="clear" w:color="auto" w:fill="FFFFFF"/>
        <w:rPr>
          <w:b/>
          <w:color w:val="000000"/>
          <w:sz w:val="21"/>
          <w:szCs w:val="21"/>
        </w:rPr>
      </w:pPr>
      <w:proofErr w:type="gramStart"/>
      <w:r w:rsidRPr="00C14FB0">
        <w:rPr>
          <w:b/>
          <w:color w:val="000000"/>
          <w:sz w:val="21"/>
          <w:szCs w:val="21"/>
        </w:rPr>
        <w:t>objective</w:t>
      </w:r>
      <w:proofErr w:type="gramEnd"/>
      <w:r w:rsidRPr="00C14FB0">
        <w:rPr>
          <w:b/>
          <w:color w:val="000000"/>
          <w:sz w:val="21"/>
          <w:szCs w:val="21"/>
        </w:rPr>
        <w:t xml:space="preserve"> of this paper clearly,</w:t>
      </w:r>
    </w:p>
    <w:p w14:paraId="48D49EAD" w14:textId="77777777" w:rsidR="00B56EBC" w:rsidRDefault="00B56EBC" w:rsidP="00860446">
      <w:pPr>
        <w:pStyle w:val="HTMLPreformatted"/>
        <w:shd w:val="clear" w:color="auto" w:fill="FFFFFF"/>
        <w:rPr>
          <w:color w:val="000000"/>
          <w:sz w:val="21"/>
          <w:szCs w:val="21"/>
        </w:rPr>
      </w:pPr>
    </w:p>
    <w:p w14:paraId="27E10E8B" w14:textId="77777777" w:rsidR="00B56EBC" w:rsidRDefault="00B56EBC" w:rsidP="00C14FB0">
      <w:r>
        <w:t>We have updated our abstract with the following:</w:t>
      </w:r>
    </w:p>
    <w:p w14:paraId="45DAAF38" w14:textId="1A044935" w:rsidR="00B56EBC" w:rsidRDefault="00B56EBC" w:rsidP="00C14FB0">
      <w:pPr>
        <w:ind w:left="540"/>
      </w:pPr>
      <w:r>
        <w:t>…</w:t>
      </w:r>
      <w:r w:rsidR="00222FF3" w:rsidRPr="00222FF3">
        <w:t xml:space="preserve"> </w:t>
      </w:r>
      <w:r w:rsidR="00222FF3" w:rsidRPr="00C14FB0">
        <w:rPr>
          <w:u w:val="single"/>
        </w:rPr>
        <w:t xml:space="preserve">It is our hypothesis that the analytical methods we have developed, combined with classical control techniques will provide a reasonable starting point for developing dynamic neural controllers that can reproduce classical control capabilities. In previous work, we tested this hypothesis and demonstrated that a biologically-constrained neural controller that replicates human balance control characteristics is achievable. The objective of the work presented in this </w:t>
      </w:r>
      <w:r w:rsidR="00222FF3" w:rsidRPr="00C14FB0">
        <w:rPr>
          <w:u w:val="single"/>
        </w:rPr>
        <w:lastRenderedPageBreak/>
        <w:t>paper was to further understand how parameters within the neural model affect stability and correspond to expected changes predicted by classical control theory. We compare the performance between the neural and classical engineering models for bipedal balance in an inverted pendulum balance experiment. We then carry out an extended analysis on the performance of the neural controller by varying neural parameters, observing the changes in system dynamics, and comparing these changes to those predicted by the classical model.</w:t>
      </w:r>
    </w:p>
    <w:p w14:paraId="746D3AAF" w14:textId="77777777" w:rsidR="00B56EBC" w:rsidRDefault="00B56EBC" w:rsidP="00860446">
      <w:pPr>
        <w:pStyle w:val="HTMLPreformatted"/>
        <w:shd w:val="clear" w:color="auto" w:fill="FFFFFF"/>
        <w:rPr>
          <w:color w:val="000000"/>
          <w:sz w:val="21"/>
          <w:szCs w:val="21"/>
        </w:rPr>
      </w:pPr>
    </w:p>
    <w:p w14:paraId="6E3E0F0F" w14:textId="7180C75D" w:rsidR="00860446" w:rsidRPr="00C14FB0" w:rsidRDefault="00860446" w:rsidP="00860446">
      <w:pPr>
        <w:pStyle w:val="HTMLPreformatted"/>
        <w:shd w:val="clear" w:color="auto" w:fill="FFFFFF"/>
        <w:rPr>
          <w:b/>
          <w:color w:val="000000"/>
          <w:sz w:val="21"/>
          <w:szCs w:val="21"/>
        </w:rPr>
      </w:pPr>
      <w:r w:rsidRPr="00C14FB0">
        <w:rPr>
          <w:b/>
          <w:color w:val="000000"/>
          <w:sz w:val="21"/>
          <w:szCs w:val="21"/>
        </w:rPr>
        <w:t>2. The authors require to present more details about the design</w:t>
      </w:r>
    </w:p>
    <w:p w14:paraId="5DD4A90F" w14:textId="23EFD77D" w:rsidR="00860446" w:rsidRPr="00C14FB0" w:rsidRDefault="00860446" w:rsidP="00860446">
      <w:pPr>
        <w:pStyle w:val="HTMLPreformatted"/>
        <w:shd w:val="clear" w:color="auto" w:fill="FFFFFF"/>
        <w:rPr>
          <w:b/>
          <w:color w:val="000000"/>
          <w:sz w:val="21"/>
          <w:szCs w:val="21"/>
        </w:rPr>
      </w:pPr>
      <w:proofErr w:type="gramStart"/>
      <w:r w:rsidRPr="00C14FB0">
        <w:rPr>
          <w:b/>
          <w:color w:val="000000"/>
          <w:sz w:val="21"/>
          <w:szCs w:val="21"/>
        </w:rPr>
        <w:t>methodology</w:t>
      </w:r>
      <w:proofErr w:type="gramEnd"/>
      <w:r w:rsidRPr="00C14FB0">
        <w:rPr>
          <w:b/>
          <w:color w:val="000000"/>
          <w:sz w:val="21"/>
          <w:szCs w:val="21"/>
        </w:rPr>
        <w:t xml:space="preserve">, particularly about closed loop system stability </w:t>
      </w:r>
    </w:p>
    <w:p w14:paraId="67FD7D2B" w14:textId="77777777" w:rsidR="00D2539F" w:rsidRDefault="00D2539F" w:rsidP="00860446">
      <w:pPr>
        <w:pStyle w:val="HTMLPreformatted"/>
        <w:shd w:val="clear" w:color="auto" w:fill="FFFFFF"/>
        <w:rPr>
          <w:color w:val="000000"/>
          <w:sz w:val="21"/>
          <w:szCs w:val="21"/>
        </w:rPr>
      </w:pPr>
    </w:p>
    <w:p w14:paraId="75DC9723" w14:textId="52D9EEA7" w:rsidR="00D2539F" w:rsidRDefault="00453DAE" w:rsidP="00D2539F">
      <w:r>
        <w:t>Unfortunately there is not enough space to re-iterate on design methodology. We have included the following in ‘III.A. Subnetworks’ to refer readers to more details published in previous work.</w:t>
      </w:r>
    </w:p>
    <w:p w14:paraId="2374BE9B" w14:textId="37917470" w:rsidR="00453DAE" w:rsidRDefault="00453DAE" w:rsidP="00C14FB0">
      <w:pPr>
        <w:ind w:left="540"/>
      </w:pPr>
      <w:r>
        <w:t xml:space="preserve">A graphical representation of each subnetwork is shown in Fig. 4. </w:t>
      </w:r>
      <w:r w:rsidRPr="00C14FB0">
        <w:rPr>
          <w:u w:val="single"/>
        </w:rPr>
        <w:t>For more details on the formulation of the network and parameter choices, see [1-3].</w:t>
      </w:r>
      <w:r w:rsidR="007A6E39" w:rsidRPr="007A6E39">
        <w:t xml:space="preserve"> </w:t>
      </w:r>
      <w:r w:rsidR="007A6E39" w:rsidRPr="00C14FB0">
        <w:t xml:space="preserve">The parameters for the neural </w:t>
      </w:r>
      <w:r w:rsidR="007A6E39" w:rsidRPr="00C14FB0">
        <w:rPr>
          <w:strike/>
        </w:rPr>
        <w:t>network</w:t>
      </w:r>
      <w:r w:rsidR="007A6E39" w:rsidRPr="00C14FB0">
        <w:t xml:space="preserve"> controller </w:t>
      </w:r>
      <w:r w:rsidR="007A6E39" w:rsidRPr="00C14FB0">
        <w:rPr>
          <w:strike/>
        </w:rPr>
        <w:t xml:space="preserve">were calculated using </w:t>
      </w:r>
      <w:proofErr w:type="spellStart"/>
      <w:r w:rsidR="007A6E39" w:rsidRPr="00C14FB0">
        <w:rPr>
          <w:strike/>
        </w:rPr>
        <w:t>Szczecinski's</w:t>
      </w:r>
      <w:proofErr w:type="spellEnd"/>
      <w:r w:rsidR="007A6E39" w:rsidRPr="00C14FB0">
        <w:rPr>
          <w:strike/>
        </w:rPr>
        <w:t xml:space="preserve"> methods [cite] and</w:t>
      </w:r>
      <w:r w:rsidR="007A6E39" w:rsidRPr="00C14FB0">
        <w:t xml:space="preserve"> are for a network designed with an operating range of 20 mV.</w:t>
      </w:r>
    </w:p>
    <w:p w14:paraId="5E227290" w14:textId="7EE5DCF3" w:rsidR="00D2539F" w:rsidRDefault="00453DAE" w:rsidP="00C14FB0">
      <w:pPr>
        <w:ind w:left="540"/>
      </w:pPr>
      <w:r>
        <w:t xml:space="preserve">[1] </w:t>
      </w:r>
      <w:r w:rsidR="00D2539F">
        <w:t xml:space="preserve">N. S. </w:t>
      </w:r>
      <w:proofErr w:type="spellStart"/>
      <w:r w:rsidR="00D2539F">
        <w:t>Szczecinski</w:t>
      </w:r>
      <w:proofErr w:type="spellEnd"/>
      <w:r w:rsidR="00D2539F">
        <w:t xml:space="preserve">, A. J. Hunt, and R. D. Quinn, “A Functional Subnetwork Approach to Designing Synthetic Nervous Systems That Control Legged Robot Locomotion,” Frontiers in </w:t>
      </w:r>
      <w:proofErr w:type="spellStart"/>
      <w:r w:rsidR="00D2539F">
        <w:t>Neurorobotics</w:t>
      </w:r>
      <w:proofErr w:type="spellEnd"/>
      <w:r w:rsidR="00D2539F">
        <w:t xml:space="preserve">, vol. 11, Aug. 2017. [Online]. Available: </w:t>
      </w:r>
      <w:hyperlink r:id="rId8" w:history="1">
        <w:r w:rsidR="00D2539F" w:rsidRPr="00C16717">
          <w:rPr>
            <w:rStyle w:val="Hyperlink"/>
          </w:rPr>
          <w:t>https://www.ncbi.nlm.nih.gov/pmc/articles/PMC5552699/</w:t>
        </w:r>
      </w:hyperlink>
    </w:p>
    <w:p w14:paraId="6ACF5BD9" w14:textId="7157510C" w:rsidR="00453DAE" w:rsidRDefault="00453DAE" w:rsidP="00C14FB0">
      <w:pPr>
        <w:ind w:left="540"/>
      </w:pPr>
      <w:r>
        <w:t>[2</w:t>
      </w:r>
      <w:r w:rsidRPr="00453DAE">
        <w:t>]</w:t>
      </w:r>
      <w:r>
        <w:t xml:space="preserve"> </w:t>
      </w:r>
      <w:r w:rsidRPr="00453DAE">
        <w:t xml:space="preserve">W. W. Hilts, N. S. </w:t>
      </w:r>
      <w:proofErr w:type="spellStart"/>
      <w:r w:rsidRPr="00453DAE">
        <w:t>Szczecinski</w:t>
      </w:r>
      <w:proofErr w:type="spellEnd"/>
      <w:r w:rsidRPr="00453DAE">
        <w:t xml:space="preserve">, R. D. Quinn, and A. J. Hunt, “Simulation of Human Balance Control Using an Inverted Pendulum Model,” in Biomimetic and </w:t>
      </w:r>
      <w:proofErr w:type="spellStart"/>
      <w:r w:rsidRPr="00453DAE">
        <w:t>Biohybrid</w:t>
      </w:r>
      <w:proofErr w:type="spellEnd"/>
      <w:r w:rsidRPr="00453DAE">
        <w:t xml:space="preserve"> Systems, 2017, pp. 170–180.</w:t>
      </w:r>
    </w:p>
    <w:p w14:paraId="53DBB478" w14:textId="46744F4D" w:rsidR="00453DAE" w:rsidRDefault="00453DAE" w:rsidP="00453DAE">
      <w:pPr>
        <w:ind w:left="540"/>
      </w:pPr>
      <w:r>
        <w:t xml:space="preserve">[3] W. Hilts, N. </w:t>
      </w:r>
      <w:proofErr w:type="spellStart"/>
      <w:r>
        <w:t>Szczecinski</w:t>
      </w:r>
      <w:proofErr w:type="spellEnd"/>
      <w:r>
        <w:t xml:space="preserve">, R. Quinn, and A. Hunt, “Emulating Balance Control Observed in Human Test Subjects with a Neural Network,” in Biomimetic and </w:t>
      </w:r>
      <w:proofErr w:type="spellStart"/>
      <w:r>
        <w:t>Biohybrid</w:t>
      </w:r>
      <w:proofErr w:type="spellEnd"/>
      <w:r>
        <w:t xml:space="preserve"> Systems, Paris, France, 2018.</w:t>
      </w:r>
    </w:p>
    <w:p w14:paraId="78719517" w14:textId="1E95A805" w:rsidR="00D2539F" w:rsidRDefault="00D2539F" w:rsidP="00860446">
      <w:pPr>
        <w:pStyle w:val="HTMLPreformatted"/>
        <w:shd w:val="clear" w:color="auto" w:fill="FFFFFF"/>
        <w:rPr>
          <w:color w:val="000000"/>
          <w:sz w:val="21"/>
          <w:szCs w:val="21"/>
        </w:rPr>
      </w:pPr>
    </w:p>
    <w:p w14:paraId="6E5B822F" w14:textId="03EE72BB" w:rsidR="007A6E39" w:rsidRDefault="007A6E39" w:rsidP="00C14FB0"/>
    <w:p w14:paraId="1AF1C7DB" w14:textId="77777777" w:rsidR="007A6E39" w:rsidRDefault="007A6E39" w:rsidP="00860446">
      <w:pPr>
        <w:pStyle w:val="HTMLPreformatted"/>
        <w:shd w:val="clear" w:color="auto" w:fill="FFFFFF"/>
        <w:rPr>
          <w:color w:val="000000"/>
          <w:sz w:val="21"/>
          <w:szCs w:val="21"/>
        </w:rPr>
      </w:pPr>
    </w:p>
    <w:p w14:paraId="426692F8" w14:textId="6A91DA53" w:rsidR="00860446" w:rsidRPr="00C14FB0" w:rsidRDefault="00860446" w:rsidP="00860446">
      <w:pPr>
        <w:pStyle w:val="HTMLPreformatted"/>
        <w:shd w:val="clear" w:color="auto" w:fill="FFFFFF"/>
        <w:rPr>
          <w:b/>
          <w:color w:val="000000"/>
          <w:sz w:val="21"/>
          <w:szCs w:val="21"/>
        </w:rPr>
      </w:pPr>
      <w:r w:rsidRPr="00C14FB0">
        <w:rPr>
          <w:b/>
          <w:color w:val="000000"/>
          <w:sz w:val="21"/>
          <w:szCs w:val="21"/>
        </w:rPr>
        <w:t>3. The authors necessitate clarifying the following: The effectiveness</w:t>
      </w:r>
    </w:p>
    <w:p w14:paraId="74210ADC" w14:textId="77777777" w:rsidR="00860446" w:rsidRPr="00C14FB0" w:rsidRDefault="00860446" w:rsidP="00860446">
      <w:pPr>
        <w:pStyle w:val="HTMLPreformatted"/>
        <w:shd w:val="clear" w:color="auto" w:fill="FFFFFF"/>
        <w:rPr>
          <w:b/>
          <w:color w:val="000000"/>
          <w:sz w:val="21"/>
          <w:szCs w:val="21"/>
        </w:rPr>
      </w:pPr>
      <w:proofErr w:type="gramStart"/>
      <w:r w:rsidRPr="00C14FB0">
        <w:rPr>
          <w:b/>
          <w:color w:val="000000"/>
          <w:sz w:val="21"/>
          <w:szCs w:val="21"/>
        </w:rPr>
        <w:t>of</w:t>
      </w:r>
      <w:proofErr w:type="gramEnd"/>
      <w:r w:rsidRPr="00C14FB0">
        <w:rPr>
          <w:b/>
          <w:color w:val="000000"/>
          <w:sz w:val="21"/>
          <w:szCs w:val="21"/>
        </w:rPr>
        <w:t xml:space="preserve"> the proposed approach is not supported by a comparison with other</w:t>
      </w:r>
    </w:p>
    <w:p w14:paraId="32AA80CD" w14:textId="77777777" w:rsidR="00860446" w:rsidRPr="00C14FB0" w:rsidRDefault="00860446" w:rsidP="00860446">
      <w:pPr>
        <w:pStyle w:val="HTMLPreformatted"/>
        <w:shd w:val="clear" w:color="auto" w:fill="FFFFFF"/>
        <w:rPr>
          <w:b/>
          <w:color w:val="000000"/>
          <w:sz w:val="21"/>
          <w:szCs w:val="21"/>
        </w:rPr>
      </w:pPr>
      <w:proofErr w:type="gramStart"/>
      <w:r w:rsidRPr="00C14FB0">
        <w:rPr>
          <w:b/>
          <w:color w:val="000000"/>
          <w:sz w:val="21"/>
          <w:szCs w:val="21"/>
        </w:rPr>
        <w:t>approaches</w:t>
      </w:r>
      <w:proofErr w:type="gramEnd"/>
      <w:r w:rsidRPr="00C14FB0">
        <w:rPr>
          <w:b/>
          <w:color w:val="000000"/>
          <w:sz w:val="21"/>
          <w:szCs w:val="21"/>
        </w:rPr>
        <w:t>. Since the proposed system is rather complex the authors</w:t>
      </w:r>
    </w:p>
    <w:p w14:paraId="521BFB15" w14:textId="77777777" w:rsidR="00860446" w:rsidRPr="00C14FB0" w:rsidRDefault="00860446" w:rsidP="00860446">
      <w:pPr>
        <w:pStyle w:val="HTMLPreformatted"/>
        <w:shd w:val="clear" w:color="auto" w:fill="FFFFFF"/>
        <w:rPr>
          <w:b/>
          <w:color w:val="000000"/>
          <w:sz w:val="21"/>
          <w:szCs w:val="21"/>
        </w:rPr>
      </w:pPr>
      <w:proofErr w:type="gramStart"/>
      <w:r w:rsidRPr="00C14FB0">
        <w:rPr>
          <w:b/>
          <w:color w:val="000000"/>
          <w:sz w:val="21"/>
          <w:szCs w:val="21"/>
        </w:rPr>
        <w:t>should</w:t>
      </w:r>
      <w:proofErr w:type="gramEnd"/>
      <w:r w:rsidRPr="00C14FB0">
        <w:rPr>
          <w:b/>
          <w:color w:val="000000"/>
          <w:sz w:val="21"/>
          <w:szCs w:val="21"/>
        </w:rPr>
        <w:t xml:space="preserve"> show that it permits to gain in terms of performance with</w:t>
      </w:r>
    </w:p>
    <w:p w14:paraId="167C40D4" w14:textId="588F9A10" w:rsidR="00860446" w:rsidRDefault="00860446" w:rsidP="00860446">
      <w:pPr>
        <w:pStyle w:val="HTMLPreformatted"/>
        <w:shd w:val="clear" w:color="auto" w:fill="FFFFFF"/>
        <w:rPr>
          <w:b/>
          <w:color w:val="000000"/>
          <w:sz w:val="21"/>
          <w:szCs w:val="21"/>
        </w:rPr>
      </w:pPr>
      <w:proofErr w:type="gramStart"/>
      <w:r w:rsidRPr="00C14FB0">
        <w:rPr>
          <w:b/>
          <w:color w:val="000000"/>
          <w:sz w:val="21"/>
          <w:szCs w:val="21"/>
        </w:rPr>
        <w:t>respect</w:t>
      </w:r>
      <w:proofErr w:type="gramEnd"/>
      <w:r w:rsidRPr="00C14FB0">
        <w:rPr>
          <w:b/>
          <w:color w:val="000000"/>
          <w:sz w:val="21"/>
          <w:szCs w:val="21"/>
        </w:rPr>
        <w:t xml:space="preserve"> to a standard approach,</w:t>
      </w:r>
    </w:p>
    <w:p w14:paraId="181643B6" w14:textId="2930662D" w:rsidR="00222FF3" w:rsidRDefault="00222FF3" w:rsidP="00860446">
      <w:pPr>
        <w:pStyle w:val="HTMLPreformatted"/>
        <w:shd w:val="clear" w:color="auto" w:fill="FFFFFF"/>
        <w:rPr>
          <w:b/>
          <w:color w:val="000000"/>
          <w:sz w:val="21"/>
          <w:szCs w:val="21"/>
        </w:rPr>
      </w:pPr>
    </w:p>
    <w:p w14:paraId="40CC83A5" w14:textId="09D998DD" w:rsidR="00222FF3" w:rsidRPr="00C14FB0" w:rsidRDefault="00222FF3" w:rsidP="00C14FB0">
      <w:commentRangeStart w:id="14"/>
      <w:r>
        <w:t>While the intention of this research is not to outperform classical control methods using neurons, the reviewer raises a good point about adding more information comparing the classic portion of our controller design to the neural portion. The figures in Section IV-A have been updated so that they show both the neural controller experimental data AND the classical model’s simulated response.</w:t>
      </w:r>
      <w:commentRangeEnd w:id="14"/>
      <w:r w:rsidR="000C1D0D">
        <w:rPr>
          <w:rStyle w:val="CommentReference"/>
        </w:rPr>
        <w:commentReference w:id="14"/>
      </w:r>
    </w:p>
    <w:p w14:paraId="37CFC395" w14:textId="77777777" w:rsidR="00860446" w:rsidRPr="00C14FB0" w:rsidRDefault="00860446" w:rsidP="00860446">
      <w:pPr>
        <w:pStyle w:val="HTMLPreformatted"/>
        <w:shd w:val="clear" w:color="auto" w:fill="FFFFFF"/>
        <w:rPr>
          <w:b/>
          <w:color w:val="000000"/>
          <w:sz w:val="21"/>
          <w:szCs w:val="21"/>
        </w:rPr>
      </w:pPr>
      <w:r w:rsidRPr="00C14FB0">
        <w:rPr>
          <w:b/>
          <w:color w:val="000000"/>
          <w:sz w:val="21"/>
          <w:szCs w:val="21"/>
        </w:rPr>
        <w:t>4. Authors should include a comparative analysis of the proposed</w:t>
      </w:r>
    </w:p>
    <w:p w14:paraId="388EF84E" w14:textId="70C0216F" w:rsidR="00860446" w:rsidRPr="00C14FB0" w:rsidRDefault="00860446" w:rsidP="00860446">
      <w:pPr>
        <w:pStyle w:val="HTMLPreformatted"/>
        <w:shd w:val="clear" w:color="auto" w:fill="FFFFFF"/>
        <w:rPr>
          <w:b/>
          <w:color w:val="000000"/>
          <w:sz w:val="21"/>
          <w:szCs w:val="21"/>
        </w:rPr>
      </w:pPr>
      <w:proofErr w:type="gramStart"/>
      <w:r w:rsidRPr="00C14FB0">
        <w:rPr>
          <w:b/>
          <w:color w:val="000000"/>
          <w:sz w:val="21"/>
          <w:szCs w:val="21"/>
        </w:rPr>
        <w:t>methodology</w:t>
      </w:r>
      <w:proofErr w:type="gramEnd"/>
      <w:r w:rsidRPr="00C14FB0">
        <w:rPr>
          <w:b/>
          <w:color w:val="000000"/>
          <w:sz w:val="21"/>
          <w:szCs w:val="21"/>
        </w:rPr>
        <w:t xml:space="preserve"> against existing ones.</w:t>
      </w:r>
    </w:p>
    <w:p w14:paraId="15CF94F7" w14:textId="7EDE44F7" w:rsidR="00B93A2A" w:rsidRDefault="00884C3D" w:rsidP="00B93A2A">
      <w:r>
        <w:t xml:space="preserve">We believe that the expanded discussion on the novelty of the paper that was added to the introduction helps explain why comparing the neural controller design methodology with another method would be </w:t>
      </w:r>
      <w:r>
        <w:lastRenderedPageBreak/>
        <w:t>difficult as there are not any existing methods that have the same objective and approach as our research.</w:t>
      </w:r>
    </w:p>
    <w:p w14:paraId="5FD8A59F" w14:textId="77777777" w:rsidR="00860446" w:rsidRPr="00C14FB0" w:rsidRDefault="00860446" w:rsidP="00860446">
      <w:pPr>
        <w:pStyle w:val="HTMLPreformatted"/>
        <w:shd w:val="clear" w:color="auto" w:fill="FFFFFF"/>
        <w:rPr>
          <w:b/>
          <w:color w:val="000000"/>
          <w:sz w:val="21"/>
          <w:szCs w:val="21"/>
        </w:rPr>
      </w:pPr>
      <w:r w:rsidRPr="00C14FB0">
        <w:rPr>
          <w:b/>
          <w:color w:val="000000"/>
          <w:sz w:val="21"/>
          <w:szCs w:val="21"/>
        </w:rPr>
        <w:t>5. Authors have to show the manner of implementation in professional</w:t>
      </w:r>
    </w:p>
    <w:p w14:paraId="1556A413" w14:textId="77777777" w:rsidR="00860446" w:rsidRPr="00C14FB0" w:rsidRDefault="00860446" w:rsidP="00860446">
      <w:pPr>
        <w:pStyle w:val="HTMLPreformatted"/>
        <w:shd w:val="clear" w:color="auto" w:fill="FFFFFF"/>
        <w:rPr>
          <w:b/>
          <w:color w:val="000000"/>
          <w:sz w:val="21"/>
          <w:szCs w:val="21"/>
        </w:rPr>
      </w:pPr>
      <w:proofErr w:type="gramStart"/>
      <w:r w:rsidRPr="00C14FB0">
        <w:rPr>
          <w:b/>
          <w:color w:val="000000"/>
          <w:sz w:val="21"/>
          <w:szCs w:val="21"/>
        </w:rPr>
        <w:t>details</w:t>
      </w:r>
      <w:proofErr w:type="gramEnd"/>
      <w:r w:rsidRPr="00C14FB0">
        <w:rPr>
          <w:b/>
          <w:color w:val="000000"/>
          <w:sz w:val="21"/>
          <w:szCs w:val="21"/>
        </w:rPr>
        <w:t>, including information about hardware management software and</w:t>
      </w:r>
    </w:p>
    <w:p w14:paraId="37E1222D" w14:textId="77777777" w:rsidR="00860446" w:rsidRPr="00C14FB0" w:rsidRDefault="00860446" w:rsidP="00860446">
      <w:pPr>
        <w:pStyle w:val="HTMLPreformatted"/>
        <w:shd w:val="clear" w:color="auto" w:fill="FFFFFF"/>
        <w:rPr>
          <w:b/>
          <w:color w:val="000000"/>
          <w:sz w:val="21"/>
          <w:szCs w:val="21"/>
        </w:rPr>
      </w:pPr>
      <w:proofErr w:type="gramStart"/>
      <w:r w:rsidRPr="00C14FB0">
        <w:rPr>
          <w:b/>
          <w:color w:val="000000"/>
          <w:sz w:val="21"/>
          <w:szCs w:val="21"/>
        </w:rPr>
        <w:t>the</w:t>
      </w:r>
      <w:proofErr w:type="gramEnd"/>
      <w:r w:rsidRPr="00C14FB0">
        <w:rPr>
          <w:b/>
          <w:color w:val="000000"/>
          <w:sz w:val="21"/>
          <w:szCs w:val="21"/>
        </w:rPr>
        <w:t xml:space="preserve"> implementation flowchart either of C codes or any other programming</w:t>
      </w:r>
    </w:p>
    <w:p w14:paraId="52E8F7CE" w14:textId="18ECCECC" w:rsidR="00860446" w:rsidRDefault="00860446" w:rsidP="00860446">
      <w:pPr>
        <w:pStyle w:val="HTMLPreformatted"/>
        <w:shd w:val="clear" w:color="auto" w:fill="FFFFFF"/>
        <w:rPr>
          <w:b/>
          <w:color w:val="000000"/>
          <w:sz w:val="21"/>
          <w:szCs w:val="21"/>
        </w:rPr>
      </w:pPr>
      <w:proofErr w:type="gramStart"/>
      <w:r w:rsidRPr="00C14FB0">
        <w:rPr>
          <w:b/>
          <w:color w:val="000000"/>
          <w:sz w:val="21"/>
          <w:szCs w:val="21"/>
        </w:rPr>
        <w:t>software</w:t>
      </w:r>
      <w:proofErr w:type="gramEnd"/>
      <w:r w:rsidRPr="00C14FB0">
        <w:rPr>
          <w:b/>
          <w:color w:val="000000"/>
          <w:sz w:val="21"/>
          <w:szCs w:val="21"/>
        </w:rPr>
        <w:t>.</w:t>
      </w:r>
    </w:p>
    <w:p w14:paraId="4FC62301" w14:textId="77777777" w:rsidR="00275A0F" w:rsidRDefault="00275A0F" w:rsidP="00860446">
      <w:pPr>
        <w:pStyle w:val="HTMLPreformatted"/>
        <w:shd w:val="clear" w:color="auto" w:fill="FFFFFF"/>
        <w:rPr>
          <w:b/>
          <w:color w:val="000000"/>
          <w:sz w:val="21"/>
          <w:szCs w:val="21"/>
        </w:rPr>
      </w:pPr>
    </w:p>
    <w:p w14:paraId="21BDE401" w14:textId="1C16177C" w:rsidR="00275A0F" w:rsidRDefault="00275A0F" w:rsidP="00275A0F">
      <w:r>
        <w:t>We have included additional information regarding the control flow. Figure 6 captures the overall flow of the control software. The following text was added to Section II.B:</w:t>
      </w:r>
    </w:p>
    <w:p w14:paraId="168FB8CE" w14:textId="5C5A0C59" w:rsidR="00275A0F" w:rsidRPr="00C14FB0" w:rsidRDefault="00275A0F" w:rsidP="00C14FB0">
      <w:pPr>
        <w:ind w:left="720"/>
        <w:rPr>
          <w:u w:val="single"/>
        </w:rPr>
      </w:pPr>
      <w:r>
        <w:tab/>
      </w:r>
      <w:r w:rsidRPr="00C14FB0">
        <w:rPr>
          <w:u w:val="single"/>
        </w:rPr>
        <w:t xml:space="preserve">The control loop timing was enforced by the HEBI MATLAB API, and the control loop was run at a sampling frequency of 150 Hz. Achieving faster sampling times was not limited by processing time, it was limited by the effects of ‘jitter’ in the Windows 10 OS. A constant +/- 1 </w:t>
      </w:r>
      <w:proofErr w:type="spellStart"/>
      <w:r w:rsidRPr="00C14FB0">
        <w:rPr>
          <w:u w:val="single"/>
        </w:rPr>
        <w:t>ms</w:t>
      </w:r>
      <w:proofErr w:type="spellEnd"/>
      <w:r w:rsidRPr="00C14FB0">
        <w:rPr>
          <w:u w:val="single"/>
        </w:rPr>
        <w:t xml:space="preserve"> jitter was observed for each sample duration, thus a slower sampling time reduced the error caused by jitter.</w:t>
      </w:r>
    </w:p>
    <w:p w14:paraId="27DAC4D5" w14:textId="77777777" w:rsidR="00275A0F" w:rsidRPr="00C14FB0" w:rsidRDefault="00275A0F" w:rsidP="00860446">
      <w:pPr>
        <w:pStyle w:val="HTMLPreformatted"/>
        <w:shd w:val="clear" w:color="auto" w:fill="FFFFFF"/>
        <w:rPr>
          <w:b/>
          <w:color w:val="000000"/>
          <w:sz w:val="21"/>
          <w:szCs w:val="21"/>
        </w:rPr>
      </w:pPr>
    </w:p>
    <w:p w14:paraId="4E778369" w14:textId="77777777" w:rsidR="00860446" w:rsidRPr="00C14FB0" w:rsidRDefault="00860446" w:rsidP="00860446">
      <w:pPr>
        <w:pStyle w:val="HTMLPreformatted"/>
        <w:shd w:val="clear" w:color="auto" w:fill="FFFFFF"/>
        <w:rPr>
          <w:b/>
          <w:color w:val="000000"/>
          <w:sz w:val="21"/>
          <w:szCs w:val="21"/>
        </w:rPr>
      </w:pPr>
      <w:r w:rsidRPr="00C14FB0">
        <w:rPr>
          <w:b/>
          <w:color w:val="000000"/>
          <w:sz w:val="21"/>
          <w:szCs w:val="21"/>
        </w:rPr>
        <w:t>6. Authors should include a detailed analysis of all the processing</w:t>
      </w:r>
    </w:p>
    <w:p w14:paraId="59F92A5C" w14:textId="77777777" w:rsidR="00860446" w:rsidRPr="00C14FB0" w:rsidRDefault="00860446" w:rsidP="00860446">
      <w:pPr>
        <w:pStyle w:val="HTMLPreformatted"/>
        <w:shd w:val="clear" w:color="auto" w:fill="FFFFFF"/>
        <w:rPr>
          <w:b/>
          <w:color w:val="000000"/>
          <w:sz w:val="21"/>
          <w:szCs w:val="21"/>
        </w:rPr>
      </w:pPr>
      <w:proofErr w:type="gramStart"/>
      <w:r w:rsidRPr="00C14FB0">
        <w:rPr>
          <w:b/>
          <w:color w:val="000000"/>
          <w:sz w:val="21"/>
          <w:szCs w:val="21"/>
        </w:rPr>
        <w:t>times</w:t>
      </w:r>
      <w:proofErr w:type="gramEnd"/>
      <w:r w:rsidRPr="00C14FB0">
        <w:rPr>
          <w:b/>
          <w:color w:val="000000"/>
          <w:sz w:val="21"/>
          <w:szCs w:val="21"/>
        </w:rPr>
        <w:t xml:space="preserve"> for each one of the task performed by the system, their</w:t>
      </w:r>
    </w:p>
    <w:p w14:paraId="46DAF5BF" w14:textId="77777777" w:rsidR="00860446" w:rsidRPr="00C14FB0" w:rsidRDefault="00860446" w:rsidP="00860446">
      <w:pPr>
        <w:pStyle w:val="HTMLPreformatted"/>
        <w:shd w:val="clear" w:color="auto" w:fill="FFFFFF"/>
        <w:rPr>
          <w:b/>
          <w:color w:val="000000"/>
          <w:sz w:val="21"/>
          <w:szCs w:val="21"/>
        </w:rPr>
      </w:pPr>
      <w:proofErr w:type="gramStart"/>
      <w:r w:rsidRPr="00C14FB0">
        <w:rPr>
          <w:b/>
          <w:color w:val="000000"/>
          <w:sz w:val="21"/>
          <w:szCs w:val="21"/>
        </w:rPr>
        <w:t>interactions</w:t>
      </w:r>
      <w:proofErr w:type="gramEnd"/>
      <w:r w:rsidRPr="00C14FB0">
        <w:rPr>
          <w:b/>
          <w:color w:val="000000"/>
          <w:sz w:val="21"/>
          <w:szCs w:val="21"/>
        </w:rPr>
        <w:t xml:space="preserve"> and hardware requirements to develop Balance Control in</w:t>
      </w:r>
    </w:p>
    <w:p w14:paraId="5912708F" w14:textId="6289E92F" w:rsidR="00860446" w:rsidRDefault="00860446" w:rsidP="00860446">
      <w:pPr>
        <w:pStyle w:val="HTMLPreformatted"/>
        <w:shd w:val="clear" w:color="auto" w:fill="FFFFFF"/>
        <w:rPr>
          <w:b/>
          <w:color w:val="000000"/>
          <w:sz w:val="21"/>
          <w:szCs w:val="21"/>
        </w:rPr>
      </w:pPr>
      <w:proofErr w:type="gramStart"/>
      <w:r w:rsidRPr="00C14FB0">
        <w:rPr>
          <w:b/>
          <w:color w:val="000000"/>
          <w:sz w:val="21"/>
          <w:szCs w:val="21"/>
        </w:rPr>
        <w:t>real-time</w:t>
      </w:r>
      <w:proofErr w:type="gramEnd"/>
      <w:r w:rsidRPr="00C14FB0">
        <w:rPr>
          <w:b/>
          <w:color w:val="000000"/>
          <w:sz w:val="21"/>
          <w:szCs w:val="21"/>
        </w:rPr>
        <w:t>.</w:t>
      </w:r>
    </w:p>
    <w:p w14:paraId="5FC39A19" w14:textId="77777777" w:rsidR="00275A0F" w:rsidRDefault="00275A0F" w:rsidP="00860446">
      <w:pPr>
        <w:pStyle w:val="HTMLPreformatted"/>
        <w:shd w:val="clear" w:color="auto" w:fill="FFFFFF"/>
        <w:rPr>
          <w:b/>
          <w:color w:val="000000"/>
          <w:sz w:val="21"/>
          <w:szCs w:val="21"/>
        </w:rPr>
      </w:pPr>
    </w:p>
    <w:p w14:paraId="541D77B0" w14:textId="75515B51" w:rsidR="00275A0F" w:rsidDel="00593D07" w:rsidRDefault="006D4A44" w:rsidP="00593D07">
      <w:pPr>
        <w:rPr>
          <w:del w:id="15" w:author="Alexander Hunt" w:date="2018-08-23T10:09:00Z"/>
        </w:rPr>
        <w:pPrChange w:id="16" w:author="Alexander Hunt" w:date="2018-08-23T10:09:00Z">
          <w:pPr/>
        </w:pPrChange>
      </w:pPr>
      <w:r>
        <w:t xml:space="preserve">The hardware requirements were very minimal, any computer </w:t>
      </w:r>
      <w:ins w:id="17" w:author="Alexander Hunt" w:date="2018-08-23T10:08:00Z">
        <w:r w:rsidR="00593D07">
          <w:t xml:space="preserve">of modest computing power </w:t>
        </w:r>
      </w:ins>
      <w:r>
        <w:t>running Windows 10 could achieve the sampling rate we used</w:t>
      </w:r>
      <w:r w:rsidR="00275A0F">
        <w:t>.</w:t>
      </w:r>
      <w:r>
        <w:t xml:space="preserve"> The control timing was primarily dictated by the HEBI MATLAB API. The text added to address the previous item (5) also clarifies the issues mentioned in (6).</w:t>
      </w:r>
      <w:r w:rsidR="00275A0F">
        <w:t xml:space="preserve"> </w:t>
      </w:r>
      <w:del w:id="18" w:author="Alexander Hunt" w:date="2018-08-23T10:09:00Z">
        <w:r w:rsidR="00275A0F" w:rsidDel="00593D07">
          <w:delText>The following text was added to Section II.B:</w:delText>
        </w:r>
      </w:del>
    </w:p>
    <w:p w14:paraId="5B57A634" w14:textId="2F53CB5E" w:rsidR="00275A0F" w:rsidRPr="00C14FB0" w:rsidRDefault="00275A0F" w:rsidP="00593D07">
      <w:pPr>
        <w:rPr>
          <w:u w:val="single"/>
        </w:rPr>
        <w:pPrChange w:id="19" w:author="Alexander Hunt" w:date="2018-08-23T10:09:00Z">
          <w:pPr>
            <w:ind w:left="720"/>
          </w:pPr>
        </w:pPrChange>
      </w:pPr>
      <w:del w:id="20" w:author="Alexander Hunt" w:date="2018-08-23T10:09:00Z">
        <w:r w:rsidDel="00593D07">
          <w:tab/>
        </w:r>
        <w:r w:rsidRPr="00AD4EB8" w:rsidDel="00593D07">
          <w:rPr>
            <w:u w:val="single"/>
          </w:rPr>
          <w:delText>The control loop timing was enforced by the HEBI MATLAB API, and the control loop was run at a sampling frequency of 150 Hz. Achieving faster sampling times was not limited by processing time, it was limited by the effects of ‘jitter’ in the Windows 10 OS. A constant +/- 1 ms jitter was observed for each sample duration, thus a slower sampling time reduced the error caused by jitter.</w:delText>
        </w:r>
      </w:del>
    </w:p>
    <w:p w14:paraId="4982400E" w14:textId="77777777" w:rsidR="00275A0F" w:rsidRPr="00C14FB0" w:rsidRDefault="00275A0F" w:rsidP="00860446">
      <w:pPr>
        <w:pStyle w:val="HTMLPreformatted"/>
        <w:shd w:val="clear" w:color="auto" w:fill="FFFFFF"/>
        <w:rPr>
          <w:b/>
          <w:color w:val="000000"/>
          <w:sz w:val="21"/>
          <w:szCs w:val="21"/>
        </w:rPr>
      </w:pPr>
    </w:p>
    <w:p w14:paraId="3375056D" w14:textId="77777777" w:rsidR="00860446" w:rsidRPr="00C14FB0" w:rsidRDefault="00860446" w:rsidP="00860446">
      <w:pPr>
        <w:pStyle w:val="HTMLPreformatted"/>
        <w:shd w:val="clear" w:color="auto" w:fill="FFFFFF"/>
        <w:rPr>
          <w:b/>
          <w:color w:val="000000"/>
          <w:sz w:val="21"/>
          <w:szCs w:val="21"/>
        </w:rPr>
      </w:pPr>
      <w:r w:rsidRPr="00C14FB0">
        <w:rPr>
          <w:b/>
          <w:color w:val="000000"/>
          <w:sz w:val="21"/>
          <w:szCs w:val="21"/>
        </w:rPr>
        <w:t>7. Authors should give more details about experimental stage in order</w:t>
      </w:r>
    </w:p>
    <w:p w14:paraId="2B5DFA85" w14:textId="224BF018" w:rsidR="00860446" w:rsidRPr="00C14FB0" w:rsidRDefault="00860446" w:rsidP="00860446">
      <w:pPr>
        <w:pStyle w:val="HTMLPreformatted"/>
        <w:shd w:val="clear" w:color="auto" w:fill="FFFFFF"/>
        <w:rPr>
          <w:b/>
          <w:color w:val="000000"/>
          <w:sz w:val="21"/>
          <w:szCs w:val="21"/>
        </w:rPr>
      </w:pPr>
      <w:proofErr w:type="gramStart"/>
      <w:r w:rsidRPr="00C14FB0">
        <w:rPr>
          <w:b/>
          <w:color w:val="000000"/>
          <w:sz w:val="21"/>
          <w:szCs w:val="21"/>
        </w:rPr>
        <w:t>to</w:t>
      </w:r>
      <w:proofErr w:type="gramEnd"/>
      <w:r w:rsidRPr="00C14FB0">
        <w:rPr>
          <w:b/>
          <w:color w:val="000000"/>
          <w:sz w:val="21"/>
          <w:szCs w:val="21"/>
        </w:rPr>
        <w:t xml:space="preserve"> the reader can reproduce the proposed results</w:t>
      </w:r>
    </w:p>
    <w:p w14:paraId="6348904C" w14:textId="512154EB" w:rsidR="002E3ADD" w:rsidRDefault="002E3ADD" w:rsidP="00B93A2A"/>
    <w:p w14:paraId="415779C3" w14:textId="4A4D6EFC" w:rsidR="006D4A44" w:rsidDel="00593D07" w:rsidRDefault="006D4A44" w:rsidP="00B93A2A">
      <w:pPr>
        <w:rPr>
          <w:del w:id="21" w:author="Alexander Hunt" w:date="2018-08-23T10:09:00Z"/>
        </w:rPr>
      </w:pPr>
      <w:del w:id="22" w:author="Alexander Hunt" w:date="2018-08-23T10:09:00Z">
        <w:r w:rsidDel="00593D07">
          <w:delText xml:space="preserve">Previously, we did not have the HEBI </w:delText>
        </w:r>
        <w:r w:rsidR="00101C1E" w:rsidDel="00593D07">
          <w:delText xml:space="preserve">motor model number or a description of how the control loop time was enforced. </w:delText>
        </w:r>
      </w:del>
    </w:p>
    <w:p w14:paraId="5A87CE90" w14:textId="31CC36BA" w:rsidR="006D4A44" w:rsidRDefault="00593D07" w:rsidP="00B93A2A">
      <w:ins w:id="23" w:author="Alexander Hunt" w:date="2018-08-23T10:09:00Z">
        <w:r>
          <w:t xml:space="preserve">In addition to the text described in (5), </w:t>
        </w:r>
      </w:ins>
      <w:del w:id="24" w:author="Alexander Hunt" w:date="2018-08-23T10:10:00Z">
        <w:r w:rsidR="002E3ADD" w:rsidDel="00593D07">
          <w:delText>W</w:delText>
        </w:r>
      </w:del>
      <w:ins w:id="25" w:author="Alexander Hunt" w:date="2018-08-23T10:10:00Z">
        <w:r>
          <w:t>w</w:t>
        </w:r>
      </w:ins>
      <w:r w:rsidR="002E3ADD">
        <w:t>e have added the following detail</w:t>
      </w:r>
      <w:del w:id="26" w:author="Alexander Hunt" w:date="2018-08-23T10:10:00Z">
        <w:r w:rsidR="002E3ADD" w:rsidDel="00593D07">
          <w:delText>s</w:delText>
        </w:r>
      </w:del>
      <w:r w:rsidR="002E3ADD">
        <w:t xml:space="preserve"> </w:t>
      </w:r>
      <w:del w:id="27" w:author="Alexander Hunt" w:date="2018-08-23T10:10:00Z">
        <w:r w:rsidR="002E3ADD" w:rsidDel="00593D07">
          <w:delText xml:space="preserve">such that we believe the </w:delText>
        </w:r>
      </w:del>
      <w:ins w:id="28" w:author="Alexander Hunt" w:date="2018-08-23T10:10:00Z">
        <w:r>
          <w:t>to help reproduce the experiments</w:t>
        </w:r>
      </w:ins>
      <w:del w:id="29" w:author="Alexander Hunt" w:date="2018-08-23T10:10:00Z">
        <w:r w:rsidR="002E3ADD" w:rsidDel="00593D07">
          <w:delText>experiments are reproducible</w:delText>
        </w:r>
      </w:del>
      <w:r w:rsidR="002E3ADD">
        <w:t>.</w:t>
      </w:r>
    </w:p>
    <w:p w14:paraId="6833F5CA" w14:textId="2493E284" w:rsidR="006D4A44" w:rsidRDefault="006D4A44" w:rsidP="00C14FB0">
      <w:pPr>
        <w:ind w:left="720"/>
      </w:pPr>
      <w:r w:rsidRPr="006D4A44">
        <w:t xml:space="preserve">In order to control the HEBI </w:t>
      </w:r>
      <w:r w:rsidRPr="00C14FB0">
        <w:rPr>
          <w:u w:val="single"/>
        </w:rPr>
        <w:t>X8-9</w:t>
      </w:r>
      <w:r w:rsidR="00101C1E">
        <w:rPr>
          <w:u w:val="single"/>
        </w:rPr>
        <w:t xml:space="preserve"> torque control</w:t>
      </w:r>
      <w:r w:rsidRPr="006D4A44">
        <w:t xml:space="preserve"> servomotor in the inverted pendulum system</w:t>
      </w:r>
      <w:r>
        <w:t>…</w:t>
      </w:r>
    </w:p>
    <w:p w14:paraId="30A0A1B8" w14:textId="7DE0A434" w:rsidR="006D4A44" w:rsidRPr="00AD4EB8" w:rsidDel="00593D07" w:rsidRDefault="006D4A44" w:rsidP="006D4A44">
      <w:pPr>
        <w:ind w:left="720"/>
        <w:rPr>
          <w:del w:id="30" w:author="Alexander Hunt" w:date="2018-08-23T10:10:00Z"/>
          <w:u w:val="single"/>
        </w:rPr>
      </w:pPr>
      <w:del w:id="31" w:author="Alexander Hunt" w:date="2018-08-23T10:10:00Z">
        <w:r w:rsidRPr="00AD4EB8" w:rsidDel="00593D07">
          <w:rPr>
            <w:u w:val="single"/>
          </w:rPr>
          <w:delText>The control loop timing was enforced by the HEBI MATLAB API, and the control loop was run at a sampling frequency of 150 Hz. Achieving faster sampling times was not limited by processing time, it was limited by the effects of ‘jitter’ in the Windows 10 OS. A constant +/- 1 ms jitter was observed for each sample duration, thus a slower sampling time reduced the error caused by jitter.</w:delText>
        </w:r>
      </w:del>
    </w:p>
    <w:p w14:paraId="3A5341AF" w14:textId="77777777" w:rsidR="002E3ADD" w:rsidRDefault="002E3ADD" w:rsidP="00C14FB0">
      <w:pPr>
        <w:pStyle w:val="HTMLPreformatted"/>
        <w:shd w:val="clear" w:color="auto" w:fill="FFFFFF"/>
        <w:rPr>
          <w:color w:val="000000"/>
          <w:sz w:val="21"/>
          <w:szCs w:val="21"/>
        </w:rPr>
      </w:pPr>
    </w:p>
    <w:p w14:paraId="324A2D97" w14:textId="769A3738" w:rsidR="00B93A2A" w:rsidRDefault="00860446" w:rsidP="00C14FB0">
      <w:pPr>
        <w:pStyle w:val="HTMLPreformatted"/>
        <w:shd w:val="clear" w:color="auto" w:fill="FFFFFF"/>
        <w:rPr>
          <w:b/>
          <w:color w:val="000000"/>
          <w:sz w:val="21"/>
          <w:szCs w:val="21"/>
        </w:rPr>
      </w:pPr>
      <w:r w:rsidRPr="00C14FB0">
        <w:rPr>
          <w:b/>
          <w:color w:val="000000"/>
          <w:sz w:val="21"/>
          <w:szCs w:val="21"/>
        </w:rPr>
        <w:t>8. References should be improved and updated</w:t>
      </w:r>
    </w:p>
    <w:p w14:paraId="3C70E1E6" w14:textId="4FD14437" w:rsidR="009144BC" w:rsidRDefault="009144BC" w:rsidP="00C14FB0">
      <w:pPr>
        <w:rPr>
          <w:strike/>
        </w:rPr>
      </w:pPr>
      <w:r w:rsidRPr="00C14FB0">
        <w:rPr>
          <w:rStyle w:val="fontstyle01"/>
          <w:rFonts w:asciiTheme="minorHAnsi" w:hAnsiTheme="minorHAnsi" w:cstheme="minorHAnsi"/>
          <w:sz w:val="22"/>
          <w:szCs w:val="22"/>
        </w:rPr>
        <w:t>We have reviewed the literature again and updated it with the following references:</w:t>
      </w:r>
    </w:p>
    <w:p w14:paraId="18FE72EE" w14:textId="77777777" w:rsidR="00884C3D" w:rsidRDefault="00884C3D" w:rsidP="00884C3D">
      <w:pPr>
        <w:ind w:left="540"/>
      </w:pPr>
      <w:r>
        <w:t>B. C. Wheeler and G. J. Brewer, “Designing Neural Networks in Culture,” Proceedings of the IEEE, vol. 98, no. 3, pp. 398–406, Mar. 2010.</w:t>
      </w:r>
    </w:p>
    <w:p w14:paraId="748BE3F5" w14:textId="77777777" w:rsidR="00884C3D" w:rsidRDefault="00884C3D" w:rsidP="00884C3D">
      <w:pPr>
        <w:ind w:left="540"/>
      </w:pPr>
      <w:r>
        <w:t xml:space="preserve">A. </w:t>
      </w:r>
      <w:proofErr w:type="spellStart"/>
      <w:r>
        <w:t>Gladkov</w:t>
      </w:r>
      <w:proofErr w:type="spellEnd"/>
      <w:r>
        <w:t xml:space="preserve"> et al., “Design of Cultured Neuron Networks in vitro with Predefined Connectivity Using Asymmetric Microfluidic Channels,” Scientific Reports, vol. 7, no. 1, Dec. 2017.</w:t>
      </w:r>
    </w:p>
    <w:p w14:paraId="348975D8" w14:textId="5C54F776" w:rsidR="002D4AB2" w:rsidRPr="00C21D50" w:rsidRDefault="00884C3D" w:rsidP="00C21D50">
      <w:r>
        <w:t xml:space="preserve">V. A. Webster-Wood, O. </w:t>
      </w:r>
      <w:proofErr w:type="spellStart"/>
      <w:r>
        <w:t>Akkus</w:t>
      </w:r>
      <w:proofErr w:type="spellEnd"/>
      <w:r>
        <w:t xml:space="preserve">, U. A. </w:t>
      </w:r>
      <w:proofErr w:type="spellStart"/>
      <w:r>
        <w:t>Gurkan</w:t>
      </w:r>
      <w:proofErr w:type="spellEnd"/>
      <w:r>
        <w:t xml:space="preserve">, H. J. </w:t>
      </w:r>
      <w:proofErr w:type="spellStart"/>
      <w:r>
        <w:t>Chiel</w:t>
      </w:r>
      <w:proofErr w:type="spellEnd"/>
      <w:r>
        <w:t>, and R. D. Quinn, “Organismal engineering: Toward a robotic taxonomic key for devices using organic materials,” Science Robotics, vol. 2, no. 12, p. eaap9281, Nov. 2017.</w:t>
      </w:r>
    </w:p>
    <w:sectPr w:rsidR="002D4AB2" w:rsidRPr="00C21D5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Alexander Hunt" w:date="2018-08-23T10:02:00Z" w:initials="AH">
    <w:p w14:paraId="600681B5" w14:textId="5AEA3187" w:rsidR="000C1D0D" w:rsidRDefault="000C1D0D">
      <w:pPr>
        <w:pStyle w:val="CommentText"/>
      </w:pPr>
      <w:r>
        <w:rPr>
          <w:rStyle w:val="CommentReference"/>
        </w:rPr>
        <w:annotationRef/>
      </w:r>
      <w:r>
        <w:t xml:space="preserve">Every change you have made in the paper should show up in this document so the reviewers do not need to go through it. </w:t>
      </w:r>
    </w:p>
  </w:comment>
  <w:comment w:id="2" w:author="Alexander Hunt" w:date="2018-08-23T10:10:00Z" w:initials="AH">
    <w:p w14:paraId="2E0852E2" w14:textId="06969AEE" w:rsidR="00593D07" w:rsidRDefault="00593D07">
      <w:pPr>
        <w:pStyle w:val="CommentText"/>
      </w:pPr>
      <w:r>
        <w:rPr>
          <w:rStyle w:val="CommentReference"/>
        </w:rPr>
        <w:annotationRef/>
      </w:r>
      <w:r>
        <w:t>This still needs to be addressed.</w:t>
      </w:r>
    </w:p>
  </w:comment>
  <w:comment w:id="14" w:author="Alexander Hunt" w:date="2018-08-23T09:59:00Z" w:initials="AH">
    <w:p w14:paraId="638DAE7A" w14:textId="77777777" w:rsidR="000C1D0D" w:rsidRDefault="000C1D0D">
      <w:pPr>
        <w:pStyle w:val="CommentText"/>
      </w:pPr>
      <w:r>
        <w:rPr>
          <w:rStyle w:val="CommentReference"/>
        </w:rPr>
        <w:annotationRef/>
      </w:r>
      <w:r>
        <w:t>Add these figures in here.</w:t>
      </w:r>
    </w:p>
    <w:p w14:paraId="2E2CC003" w14:textId="77777777" w:rsidR="000C1D0D" w:rsidRDefault="000C1D0D">
      <w:pPr>
        <w:pStyle w:val="CommentText"/>
      </w:pPr>
    </w:p>
    <w:p w14:paraId="4126CA18" w14:textId="207C6A4B" w:rsidR="000C1D0D" w:rsidRDefault="000C1D0D">
      <w:pPr>
        <w:pStyle w:val="CommentText"/>
      </w:pPr>
      <w:r>
        <w:t>Also, discussion of these results should be written in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00681B5" w15:done="0"/>
  <w15:commentEx w15:paraId="2E0852E2" w15:done="0"/>
  <w15:commentEx w15:paraId="4126CA1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4634F39" w16cid:durableId="1F1D44FE"/>
  <w16cid:commentId w16cid:paraId="3F279837" w16cid:durableId="1F1D44FF"/>
  <w16cid:commentId w16cid:paraId="55AF3E6A" w16cid:durableId="1F1D4500"/>
  <w16cid:commentId w16cid:paraId="2D7D8A08" w16cid:durableId="1F1D4501"/>
  <w16cid:commentId w16cid:paraId="7D5B66F4" w16cid:durableId="1F1D4506"/>
  <w16cid:commentId w16cid:paraId="6A3EA372" w16cid:durableId="1F201ED1"/>
  <w16cid:commentId w16cid:paraId="592F0104" w16cid:durableId="1F1D4507"/>
  <w16cid:commentId w16cid:paraId="07A26185" w16cid:durableId="1F1D4508"/>
  <w16cid:commentId w16cid:paraId="761AEE93" w16cid:durableId="1F1D450A"/>
  <w16cid:commentId w16cid:paraId="650AA7A8" w16cid:durableId="1F1D450B"/>
  <w16cid:commentId w16cid:paraId="28EDE2F0" w16cid:durableId="1F1D451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NimbusRomNo9L-Regu">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A06E44"/>
    <w:multiLevelType w:val="hybridMultilevel"/>
    <w:tmpl w:val="FB404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lexander Hunt">
    <w15:presenceInfo w15:providerId="Windows Live" w15:userId="4b1632b8a2532a3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717A"/>
    <w:rsid w:val="00034391"/>
    <w:rsid w:val="00057D52"/>
    <w:rsid w:val="0006154D"/>
    <w:rsid w:val="000A516D"/>
    <w:rsid w:val="000C0B7A"/>
    <w:rsid w:val="000C1931"/>
    <w:rsid w:val="000C1D0D"/>
    <w:rsid w:val="000F2E27"/>
    <w:rsid w:val="00101C1E"/>
    <w:rsid w:val="00135E23"/>
    <w:rsid w:val="001422E5"/>
    <w:rsid w:val="00194590"/>
    <w:rsid w:val="001960F5"/>
    <w:rsid w:val="001A6142"/>
    <w:rsid w:val="001D0926"/>
    <w:rsid w:val="00222FF3"/>
    <w:rsid w:val="00240606"/>
    <w:rsid w:val="00275A0F"/>
    <w:rsid w:val="00276E26"/>
    <w:rsid w:val="002D4AB2"/>
    <w:rsid w:val="002E3ADD"/>
    <w:rsid w:val="002E7CBB"/>
    <w:rsid w:val="003131BC"/>
    <w:rsid w:val="0036269B"/>
    <w:rsid w:val="00387A50"/>
    <w:rsid w:val="003E10A0"/>
    <w:rsid w:val="004521A8"/>
    <w:rsid w:val="00453DAE"/>
    <w:rsid w:val="00463B15"/>
    <w:rsid w:val="004645FD"/>
    <w:rsid w:val="004752BE"/>
    <w:rsid w:val="004A400B"/>
    <w:rsid w:val="005659E5"/>
    <w:rsid w:val="00590B31"/>
    <w:rsid w:val="00593D07"/>
    <w:rsid w:val="005A0419"/>
    <w:rsid w:val="005B167D"/>
    <w:rsid w:val="00634C9F"/>
    <w:rsid w:val="00641FB5"/>
    <w:rsid w:val="006705F6"/>
    <w:rsid w:val="006D2564"/>
    <w:rsid w:val="006D4A44"/>
    <w:rsid w:val="006F45CA"/>
    <w:rsid w:val="007016A7"/>
    <w:rsid w:val="007A6E39"/>
    <w:rsid w:val="008014C7"/>
    <w:rsid w:val="00806FAB"/>
    <w:rsid w:val="00810DC9"/>
    <w:rsid w:val="00831C2D"/>
    <w:rsid w:val="00860446"/>
    <w:rsid w:val="00884C3D"/>
    <w:rsid w:val="008920FB"/>
    <w:rsid w:val="008F16F9"/>
    <w:rsid w:val="009144BC"/>
    <w:rsid w:val="0093089E"/>
    <w:rsid w:val="00932700"/>
    <w:rsid w:val="009733F8"/>
    <w:rsid w:val="009734A6"/>
    <w:rsid w:val="009766E1"/>
    <w:rsid w:val="00985C94"/>
    <w:rsid w:val="0099296B"/>
    <w:rsid w:val="009A717A"/>
    <w:rsid w:val="009D71D9"/>
    <w:rsid w:val="009F7CD6"/>
    <w:rsid w:val="00A110E9"/>
    <w:rsid w:val="00A11A27"/>
    <w:rsid w:val="00A14298"/>
    <w:rsid w:val="00A25023"/>
    <w:rsid w:val="00A65DC6"/>
    <w:rsid w:val="00A71668"/>
    <w:rsid w:val="00A845CC"/>
    <w:rsid w:val="00AD2203"/>
    <w:rsid w:val="00B30D6A"/>
    <w:rsid w:val="00B56EBC"/>
    <w:rsid w:val="00B76F1E"/>
    <w:rsid w:val="00B92A11"/>
    <w:rsid w:val="00B93A2A"/>
    <w:rsid w:val="00B94A93"/>
    <w:rsid w:val="00C10854"/>
    <w:rsid w:val="00C125AA"/>
    <w:rsid w:val="00C14FB0"/>
    <w:rsid w:val="00C21D50"/>
    <w:rsid w:val="00C249CD"/>
    <w:rsid w:val="00C722B8"/>
    <w:rsid w:val="00C730AB"/>
    <w:rsid w:val="00CA0B1F"/>
    <w:rsid w:val="00CB64DA"/>
    <w:rsid w:val="00CD062D"/>
    <w:rsid w:val="00D2539F"/>
    <w:rsid w:val="00D2550D"/>
    <w:rsid w:val="00D44570"/>
    <w:rsid w:val="00D46829"/>
    <w:rsid w:val="00D93736"/>
    <w:rsid w:val="00E40468"/>
    <w:rsid w:val="00E54650"/>
    <w:rsid w:val="00E70F7A"/>
    <w:rsid w:val="00EB4573"/>
    <w:rsid w:val="00EC1D97"/>
    <w:rsid w:val="00ED0A4F"/>
    <w:rsid w:val="00EF421A"/>
    <w:rsid w:val="00F15C8A"/>
    <w:rsid w:val="00F4427B"/>
    <w:rsid w:val="00F44963"/>
    <w:rsid w:val="00F96A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2162F"/>
  <w15:chartTrackingRefBased/>
  <w15:docId w15:val="{2C97FD7D-0E88-4F6A-8D7E-C399A6F06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unhideWhenUsed/>
    <w:rsid w:val="009A7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9A717A"/>
    <w:rPr>
      <w:rFonts w:ascii="Courier New" w:eastAsia="Times New Roman" w:hAnsi="Courier New" w:cs="Courier New"/>
      <w:sz w:val="20"/>
      <w:szCs w:val="20"/>
    </w:rPr>
  </w:style>
  <w:style w:type="paragraph" w:styleId="Revision">
    <w:name w:val="Revision"/>
    <w:hidden/>
    <w:uiPriority w:val="99"/>
    <w:semiHidden/>
    <w:rsid w:val="00135E23"/>
    <w:pPr>
      <w:spacing w:after="0" w:line="240" w:lineRule="auto"/>
    </w:pPr>
  </w:style>
  <w:style w:type="character" w:styleId="CommentReference">
    <w:name w:val="annotation reference"/>
    <w:basedOn w:val="DefaultParagraphFont"/>
    <w:uiPriority w:val="99"/>
    <w:semiHidden/>
    <w:unhideWhenUsed/>
    <w:rsid w:val="00E54650"/>
    <w:rPr>
      <w:sz w:val="16"/>
      <w:szCs w:val="16"/>
    </w:rPr>
  </w:style>
  <w:style w:type="paragraph" w:styleId="CommentText">
    <w:name w:val="annotation text"/>
    <w:basedOn w:val="Normal"/>
    <w:link w:val="CommentTextChar"/>
    <w:uiPriority w:val="99"/>
    <w:semiHidden/>
    <w:unhideWhenUsed/>
    <w:rsid w:val="00E54650"/>
    <w:pPr>
      <w:spacing w:line="240" w:lineRule="auto"/>
    </w:pPr>
    <w:rPr>
      <w:sz w:val="20"/>
      <w:szCs w:val="20"/>
    </w:rPr>
  </w:style>
  <w:style w:type="character" w:customStyle="1" w:styleId="CommentTextChar">
    <w:name w:val="Comment Text Char"/>
    <w:basedOn w:val="DefaultParagraphFont"/>
    <w:link w:val="CommentText"/>
    <w:uiPriority w:val="99"/>
    <w:semiHidden/>
    <w:rsid w:val="00E54650"/>
    <w:rPr>
      <w:sz w:val="20"/>
      <w:szCs w:val="20"/>
    </w:rPr>
  </w:style>
  <w:style w:type="paragraph" w:styleId="CommentSubject">
    <w:name w:val="annotation subject"/>
    <w:basedOn w:val="CommentText"/>
    <w:next w:val="CommentText"/>
    <w:link w:val="CommentSubjectChar"/>
    <w:uiPriority w:val="99"/>
    <w:semiHidden/>
    <w:unhideWhenUsed/>
    <w:rsid w:val="00E54650"/>
    <w:rPr>
      <w:b/>
      <w:bCs/>
    </w:rPr>
  </w:style>
  <w:style w:type="character" w:customStyle="1" w:styleId="CommentSubjectChar">
    <w:name w:val="Comment Subject Char"/>
    <w:basedOn w:val="CommentTextChar"/>
    <w:link w:val="CommentSubject"/>
    <w:uiPriority w:val="99"/>
    <w:semiHidden/>
    <w:rsid w:val="00E54650"/>
    <w:rPr>
      <w:b/>
      <w:bCs/>
      <w:sz w:val="20"/>
      <w:szCs w:val="20"/>
    </w:rPr>
  </w:style>
  <w:style w:type="paragraph" w:styleId="BalloonText">
    <w:name w:val="Balloon Text"/>
    <w:basedOn w:val="Normal"/>
    <w:link w:val="BalloonTextChar"/>
    <w:uiPriority w:val="99"/>
    <w:semiHidden/>
    <w:unhideWhenUsed/>
    <w:rsid w:val="00E5465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650"/>
    <w:rPr>
      <w:rFonts w:ascii="Segoe UI" w:hAnsi="Segoe UI" w:cs="Segoe UI"/>
      <w:sz w:val="18"/>
      <w:szCs w:val="18"/>
    </w:rPr>
  </w:style>
  <w:style w:type="character" w:customStyle="1" w:styleId="fontstyle01">
    <w:name w:val="fontstyle01"/>
    <w:basedOn w:val="DefaultParagraphFont"/>
    <w:rsid w:val="00B30D6A"/>
    <w:rPr>
      <w:rFonts w:ascii="NimbusRomNo9L-Regu" w:hAnsi="NimbusRomNo9L-Regu" w:hint="default"/>
      <w:b w:val="0"/>
      <w:bCs w:val="0"/>
      <w:i w:val="0"/>
      <w:iCs w:val="0"/>
      <w:color w:val="000000"/>
      <w:sz w:val="20"/>
      <w:szCs w:val="20"/>
    </w:rPr>
  </w:style>
  <w:style w:type="character" w:styleId="Hyperlink">
    <w:name w:val="Hyperlink"/>
    <w:basedOn w:val="DefaultParagraphFont"/>
    <w:uiPriority w:val="99"/>
    <w:unhideWhenUsed/>
    <w:rsid w:val="00D2539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1655938">
      <w:bodyDiv w:val="1"/>
      <w:marLeft w:val="0"/>
      <w:marRight w:val="0"/>
      <w:marTop w:val="0"/>
      <w:marBottom w:val="0"/>
      <w:divBdr>
        <w:top w:val="none" w:sz="0" w:space="0" w:color="auto"/>
        <w:left w:val="none" w:sz="0" w:space="0" w:color="auto"/>
        <w:bottom w:val="none" w:sz="0" w:space="0" w:color="auto"/>
        <w:right w:val="none" w:sz="0" w:space="0" w:color="auto"/>
      </w:divBdr>
    </w:div>
    <w:div w:id="294332952">
      <w:bodyDiv w:val="1"/>
      <w:marLeft w:val="0"/>
      <w:marRight w:val="0"/>
      <w:marTop w:val="0"/>
      <w:marBottom w:val="0"/>
      <w:divBdr>
        <w:top w:val="none" w:sz="0" w:space="0" w:color="auto"/>
        <w:left w:val="none" w:sz="0" w:space="0" w:color="auto"/>
        <w:bottom w:val="none" w:sz="0" w:space="0" w:color="auto"/>
        <w:right w:val="none" w:sz="0" w:space="0" w:color="auto"/>
      </w:divBdr>
      <w:divsChild>
        <w:div w:id="1871528718">
          <w:marLeft w:val="0"/>
          <w:marRight w:val="0"/>
          <w:marTop w:val="0"/>
          <w:marBottom w:val="0"/>
          <w:divBdr>
            <w:top w:val="none" w:sz="0" w:space="0" w:color="auto"/>
            <w:left w:val="none" w:sz="0" w:space="0" w:color="auto"/>
            <w:bottom w:val="none" w:sz="0" w:space="0" w:color="auto"/>
            <w:right w:val="none" w:sz="0" w:space="0" w:color="auto"/>
          </w:divBdr>
        </w:div>
      </w:divsChild>
    </w:div>
    <w:div w:id="421413590">
      <w:bodyDiv w:val="1"/>
      <w:marLeft w:val="0"/>
      <w:marRight w:val="0"/>
      <w:marTop w:val="0"/>
      <w:marBottom w:val="0"/>
      <w:divBdr>
        <w:top w:val="none" w:sz="0" w:space="0" w:color="auto"/>
        <w:left w:val="none" w:sz="0" w:space="0" w:color="auto"/>
        <w:bottom w:val="none" w:sz="0" w:space="0" w:color="auto"/>
        <w:right w:val="none" w:sz="0" w:space="0" w:color="auto"/>
      </w:divBdr>
      <w:divsChild>
        <w:div w:id="1790782791">
          <w:marLeft w:val="0"/>
          <w:marRight w:val="0"/>
          <w:marTop w:val="0"/>
          <w:marBottom w:val="0"/>
          <w:divBdr>
            <w:top w:val="none" w:sz="0" w:space="0" w:color="auto"/>
            <w:left w:val="none" w:sz="0" w:space="0" w:color="auto"/>
            <w:bottom w:val="none" w:sz="0" w:space="0" w:color="auto"/>
            <w:right w:val="none" w:sz="0" w:space="0" w:color="auto"/>
          </w:divBdr>
          <w:divsChild>
            <w:div w:id="664089493">
              <w:marLeft w:val="0"/>
              <w:marRight w:val="0"/>
              <w:marTop w:val="0"/>
              <w:marBottom w:val="0"/>
              <w:divBdr>
                <w:top w:val="none" w:sz="0" w:space="0" w:color="auto"/>
                <w:left w:val="none" w:sz="0" w:space="0" w:color="auto"/>
                <w:bottom w:val="none" w:sz="0" w:space="0" w:color="auto"/>
                <w:right w:val="none" w:sz="0" w:space="0" w:color="auto"/>
              </w:divBdr>
              <w:divsChild>
                <w:div w:id="743988335">
                  <w:marLeft w:val="360"/>
                  <w:marRight w:val="96"/>
                  <w:marTop w:val="0"/>
                  <w:marBottom w:val="0"/>
                  <w:divBdr>
                    <w:top w:val="none" w:sz="0" w:space="0" w:color="auto"/>
                    <w:left w:val="none" w:sz="0" w:space="0" w:color="auto"/>
                    <w:bottom w:val="none" w:sz="0" w:space="0" w:color="auto"/>
                    <w:right w:val="none" w:sz="0" w:space="0" w:color="auto"/>
                  </w:divBdr>
                </w:div>
              </w:divsChild>
            </w:div>
            <w:div w:id="1390155645">
              <w:marLeft w:val="0"/>
              <w:marRight w:val="0"/>
              <w:marTop w:val="0"/>
              <w:marBottom w:val="0"/>
              <w:divBdr>
                <w:top w:val="none" w:sz="0" w:space="0" w:color="auto"/>
                <w:left w:val="none" w:sz="0" w:space="0" w:color="auto"/>
                <w:bottom w:val="none" w:sz="0" w:space="0" w:color="auto"/>
                <w:right w:val="none" w:sz="0" w:space="0" w:color="auto"/>
              </w:divBdr>
              <w:divsChild>
                <w:div w:id="213498261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27032867">
      <w:bodyDiv w:val="1"/>
      <w:marLeft w:val="0"/>
      <w:marRight w:val="0"/>
      <w:marTop w:val="0"/>
      <w:marBottom w:val="0"/>
      <w:divBdr>
        <w:top w:val="none" w:sz="0" w:space="0" w:color="auto"/>
        <w:left w:val="none" w:sz="0" w:space="0" w:color="auto"/>
        <w:bottom w:val="none" w:sz="0" w:space="0" w:color="auto"/>
        <w:right w:val="none" w:sz="0" w:space="0" w:color="auto"/>
      </w:divBdr>
    </w:div>
    <w:div w:id="1268931386">
      <w:bodyDiv w:val="1"/>
      <w:marLeft w:val="0"/>
      <w:marRight w:val="0"/>
      <w:marTop w:val="0"/>
      <w:marBottom w:val="0"/>
      <w:divBdr>
        <w:top w:val="none" w:sz="0" w:space="0" w:color="auto"/>
        <w:left w:val="none" w:sz="0" w:space="0" w:color="auto"/>
        <w:bottom w:val="none" w:sz="0" w:space="0" w:color="auto"/>
        <w:right w:val="none" w:sz="0" w:space="0" w:color="auto"/>
      </w:divBdr>
    </w:div>
    <w:div w:id="2069767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cbi.nlm.nih.gov/pmc/articles/PMC5552699/" TargetMode="External"/><Relationship Id="rId3" Type="http://schemas.openxmlformats.org/officeDocument/2006/relationships/styles" Target="styles.xml"/><Relationship Id="rId7" Type="http://schemas.microsoft.com/office/2011/relationships/commentsExtended" Target="commentsExtended.xml"/><Relationship Id="rId12" Type="http://schemas.microsoft.com/office/2016/09/relationships/commentsIds" Target="commentsId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41A7C9-A35B-4488-816C-2F3538C71D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2389</Words>
  <Characters>13618</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Wade Hilts</dc:creator>
  <cp:keywords/>
  <dc:description/>
  <cp:lastModifiedBy>Alexander Hunt</cp:lastModifiedBy>
  <cp:revision>2</cp:revision>
  <dcterms:created xsi:type="dcterms:W3CDTF">2018-08-23T17:13:00Z</dcterms:created>
  <dcterms:modified xsi:type="dcterms:W3CDTF">2018-08-23T17:13:00Z</dcterms:modified>
</cp:coreProperties>
</file>