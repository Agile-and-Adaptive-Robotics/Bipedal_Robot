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B314D" w14:textId="77777777" w:rsidR="00183DE4" w:rsidRDefault="00183DE4" w:rsidP="00183DE4">
      <w:r>
        <w:t xml:space="preserve">   Dear Associate Editor,</w:t>
      </w:r>
    </w:p>
    <w:p w14:paraId="417180F3" w14:textId="77777777" w:rsidR="00183DE4" w:rsidRDefault="00183DE4" w:rsidP="00183DE4"/>
    <w:p w14:paraId="1FF9D7FD" w14:textId="506FDD6C" w:rsidR="00332C13" w:rsidRDefault="00183DE4" w:rsidP="00183DE4">
      <w:r>
        <w:t xml:space="preserve">Thank you very much for giving us the opportunity to submit a revised draft of the manuscript “Experimental Verification of Kinematics and Kinetics in a Biomimetic Bipedal Robot” for consideration by ASME </w:t>
      </w:r>
      <w:r w:rsidRPr="00183DE4">
        <w:t>J</w:t>
      </w:r>
      <w:r>
        <w:t xml:space="preserve">ournal of </w:t>
      </w:r>
      <w:r w:rsidRPr="00183DE4">
        <w:t xml:space="preserve">Mechanisms </w:t>
      </w:r>
      <w:r>
        <w:t xml:space="preserve">and </w:t>
      </w:r>
      <w:r w:rsidRPr="00183DE4">
        <w:t>Robotics</w:t>
      </w:r>
      <w:r>
        <w:t>. We appreciate the time and effort you and the reviewers dedicated to providing the feedback on our manuscript and we are grateful for the thoughtful comments and suggestions for improvements. We have incorporated the suggested changes by the reviewers. Those changes are highlighted in red within the manuscript. Please see below, in red, for a point-by-point response to the reviewers’ comments and concerns.</w:t>
      </w:r>
    </w:p>
    <w:p w14:paraId="6E8E4FF9" w14:textId="77777777" w:rsidR="00183DE4" w:rsidRDefault="00183DE4" w:rsidP="00183DE4"/>
    <w:p w14:paraId="5A693EAA" w14:textId="77777777" w:rsidR="00183DE4" w:rsidRPr="00910401" w:rsidRDefault="00183DE4" w:rsidP="00183DE4">
      <w:pPr>
        <w:shd w:val="clear" w:color="auto" w:fill="F5F5F5"/>
        <w:spacing w:after="0" w:line="240" w:lineRule="auto"/>
        <w:outlineLvl w:val="3"/>
        <w:rPr>
          <w:rFonts w:ascii="inherit" w:eastAsia="Times New Roman" w:hAnsi="inherit"/>
          <w:color w:val="212121"/>
          <w:spacing w:val="2"/>
          <w:sz w:val="23"/>
          <w:szCs w:val="23"/>
        </w:rPr>
      </w:pPr>
      <w:r w:rsidRPr="00910401">
        <w:rPr>
          <w:rFonts w:ascii="inherit" w:eastAsia="Times New Roman" w:hAnsi="inherit"/>
          <w:color w:val="212121"/>
          <w:spacing w:val="2"/>
          <w:sz w:val="23"/>
          <w:szCs w:val="23"/>
        </w:rPr>
        <w:t>Reviewer #1 Comments</w:t>
      </w:r>
    </w:p>
    <w:p w14:paraId="1295F360"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sidRPr="00910401">
        <w:rPr>
          <w:rFonts w:ascii="Roboto" w:eastAsia="Times New Roman" w:hAnsi="Roboto"/>
          <w:color w:val="666666"/>
          <w:spacing w:val="2"/>
          <w:sz w:val="20"/>
          <w:szCs w:val="20"/>
        </w:rPr>
        <w:t>General Comments</w:t>
      </w:r>
      <w:r w:rsidRPr="00910401">
        <w:rPr>
          <w:rFonts w:ascii="Roboto" w:eastAsia="Times New Roman" w:hAnsi="Roboto"/>
          <w:color w:val="666666"/>
          <w:spacing w:val="2"/>
          <w:sz w:val="20"/>
          <w:szCs w:val="20"/>
        </w:rPr>
        <w:br/>
      </w:r>
      <w:r w:rsidRPr="00910401">
        <w:rPr>
          <w:rFonts w:ascii="Roboto" w:eastAsia="Times New Roman" w:hAnsi="Roboto"/>
          <w:color w:val="666666"/>
          <w:spacing w:val="2"/>
          <w:sz w:val="20"/>
          <w:szCs w:val="20"/>
        </w:rPr>
        <w:br/>
        <w:t>The effect of stiffness on the robot’s locomotion and balancing performance is a crucial aspect of this work that should be investigated further, as it constitutes a promising research direction. Moreover, the energy reduction feature, resulting from the knee joint design, is a significant improvement over existing bipeds, and one of the work’s main contributions. Another attractive feature pertains to the designed robot’s ability to store energy during the pre-toe-off loading phase. It is unclear, however, why damping regulation of the ankle via the BPA during the heel strike is an advantage of the proposed design. This is typically achieved through active damping control.</w:t>
      </w:r>
    </w:p>
    <w:p w14:paraId="5D6DDEC7" w14:textId="260FD428" w:rsidR="00376482" w:rsidRDefault="00183DE4" w:rsidP="00183DE4">
      <w:pPr>
        <w:shd w:val="clear" w:color="auto" w:fill="FFFFFF"/>
        <w:spacing w:line="240" w:lineRule="auto"/>
        <w:rPr>
          <w:ins w:id="0" w:author="Alexander Hunt" w:date="2022-01-24T08:32:00Z"/>
          <w:rFonts w:ascii="Roboto" w:eastAsia="Times New Roman" w:hAnsi="Roboto"/>
          <w:color w:val="C00000"/>
          <w:spacing w:val="2"/>
          <w:sz w:val="20"/>
          <w:szCs w:val="20"/>
        </w:rPr>
      </w:pPr>
      <w:r>
        <w:rPr>
          <w:rFonts w:ascii="Roboto" w:eastAsia="Times New Roman" w:hAnsi="Roboto"/>
          <w:color w:val="C00000"/>
          <w:spacing w:val="2"/>
          <w:sz w:val="20"/>
          <w:szCs w:val="20"/>
        </w:rPr>
        <w:t xml:space="preserve">Author response: Thank you for your thorough feedback and suggestions! We think that they have significantly improved our manuscript. </w:t>
      </w:r>
      <w:ins w:id="1" w:author="Alexander Hunt" w:date="2022-01-24T08:31:00Z">
        <w:r w:rsidR="00376482">
          <w:rPr>
            <w:rFonts w:ascii="Roboto" w:eastAsia="Times New Roman" w:hAnsi="Roboto"/>
            <w:color w:val="C00000"/>
            <w:spacing w:val="2"/>
            <w:sz w:val="20"/>
            <w:szCs w:val="20"/>
          </w:rPr>
          <w:t xml:space="preserve">We have attempted to clarify the potential advantage of the </w:t>
        </w:r>
      </w:ins>
      <w:ins w:id="2" w:author="Alexander Hunt" w:date="2022-01-24T08:32:00Z">
        <w:r w:rsidR="00376482">
          <w:rPr>
            <w:rFonts w:ascii="Roboto" w:eastAsia="Times New Roman" w:hAnsi="Roboto"/>
            <w:color w:val="C00000"/>
            <w:spacing w:val="2"/>
            <w:sz w:val="20"/>
            <w:szCs w:val="20"/>
          </w:rPr>
          <w:t>proposed ankle design with the following text</w:t>
        </w:r>
      </w:ins>
      <w:ins w:id="3" w:author="Alexander Hunt" w:date="2022-01-24T08:35:00Z">
        <w:r w:rsidR="00376482">
          <w:rPr>
            <w:rFonts w:ascii="Roboto" w:eastAsia="Times New Roman" w:hAnsi="Roboto"/>
            <w:color w:val="C00000"/>
            <w:spacing w:val="2"/>
            <w:sz w:val="20"/>
            <w:szCs w:val="20"/>
          </w:rPr>
          <w:t xml:space="preserve"> on line 643</w:t>
        </w:r>
      </w:ins>
      <w:ins w:id="4" w:author="Alexander Hunt" w:date="2022-01-24T08:32:00Z">
        <w:r w:rsidR="00376482">
          <w:rPr>
            <w:rFonts w:ascii="Roboto" w:eastAsia="Times New Roman" w:hAnsi="Roboto"/>
            <w:color w:val="C00000"/>
            <w:spacing w:val="2"/>
            <w:sz w:val="20"/>
            <w:szCs w:val="20"/>
          </w:rPr>
          <w:t>:</w:t>
        </w:r>
      </w:ins>
    </w:p>
    <w:p w14:paraId="26AC8DAF" w14:textId="77777777" w:rsidR="00766740" w:rsidRDefault="00376482" w:rsidP="00766740">
      <w:pPr>
        <w:shd w:val="clear" w:color="auto" w:fill="FFFFFF"/>
        <w:spacing w:line="240" w:lineRule="auto"/>
        <w:ind w:left="720"/>
        <w:rPr>
          <w:ins w:id="5" w:author="Alexander Hunt" w:date="2022-01-24T08:44:00Z"/>
          <w:rFonts w:ascii="Roboto" w:eastAsia="Times New Roman" w:hAnsi="Roboto"/>
          <w:color w:val="666666"/>
          <w:spacing w:val="2"/>
          <w:sz w:val="20"/>
          <w:szCs w:val="20"/>
        </w:rPr>
      </w:pPr>
      <w:ins w:id="6" w:author="Alexander Hunt" w:date="2022-01-24T08:35:00Z">
        <w:r w:rsidRPr="00376482">
          <w:rPr>
            <w:rFonts w:ascii="Roboto" w:eastAsia="Times New Roman" w:hAnsi="Roboto"/>
            <w:color w:val="4472C4" w:themeColor="accent1"/>
            <w:spacing w:val="2"/>
            <w:sz w:val="20"/>
            <w:szCs w:val="20"/>
            <w:rPrChange w:id="7" w:author="Alexander Hunt" w:date="2022-01-24T08:38:00Z">
              <w:rPr>
                <w:rFonts w:ascii="Roboto" w:eastAsia="Times New Roman" w:hAnsi="Roboto"/>
                <w:color w:val="666666"/>
                <w:spacing w:val="2"/>
                <w:sz w:val="20"/>
                <w:szCs w:val="20"/>
              </w:rPr>
            </w:rPrChange>
          </w:rPr>
          <w:t xml:space="preserve">For example, </w:t>
        </w:r>
      </w:ins>
      <w:ins w:id="8" w:author="Alexander Hunt" w:date="2022-01-24T08:37:00Z">
        <w:r w:rsidRPr="00376482">
          <w:rPr>
            <w:rFonts w:ascii="Roboto" w:eastAsia="Times New Roman" w:hAnsi="Roboto"/>
            <w:color w:val="4472C4" w:themeColor="accent1"/>
            <w:spacing w:val="2"/>
            <w:sz w:val="20"/>
            <w:szCs w:val="20"/>
            <w:rPrChange w:id="9" w:author="Alexander Hunt" w:date="2022-01-24T08:38:00Z">
              <w:rPr>
                <w:rFonts w:ascii="Roboto" w:eastAsia="Times New Roman" w:hAnsi="Roboto"/>
                <w:color w:val="666666"/>
                <w:spacing w:val="2"/>
                <w:sz w:val="20"/>
                <w:szCs w:val="20"/>
              </w:rPr>
            </w:rPrChange>
          </w:rPr>
          <w:t xml:space="preserve">the use of the BPA at the ankle and toe joints will provide </w:t>
        </w:r>
      </w:ins>
      <w:ins w:id="10" w:author="Alexander Hunt" w:date="2022-01-24T08:36:00Z">
        <w:r w:rsidRPr="00376482">
          <w:rPr>
            <w:rFonts w:ascii="Roboto" w:eastAsia="Times New Roman" w:hAnsi="Roboto"/>
            <w:color w:val="4472C4" w:themeColor="accent1"/>
            <w:spacing w:val="2"/>
            <w:sz w:val="20"/>
            <w:szCs w:val="20"/>
            <w:rPrChange w:id="11" w:author="Alexander Hunt" w:date="2022-01-24T08:38:00Z">
              <w:rPr>
                <w:rFonts w:ascii="Roboto" w:eastAsia="Times New Roman" w:hAnsi="Roboto"/>
                <w:color w:val="666666"/>
                <w:spacing w:val="2"/>
                <w:sz w:val="20"/>
                <w:szCs w:val="20"/>
              </w:rPr>
            </w:rPrChange>
          </w:rPr>
          <w:t xml:space="preserve">damping at the ankle during heel strike </w:t>
        </w:r>
      </w:ins>
      <w:ins w:id="12" w:author="Alexander Hunt" w:date="2022-01-24T08:37:00Z">
        <w:r w:rsidRPr="00376482">
          <w:rPr>
            <w:rFonts w:ascii="Roboto" w:eastAsia="Times New Roman" w:hAnsi="Roboto"/>
            <w:color w:val="4472C4" w:themeColor="accent1"/>
            <w:spacing w:val="2"/>
            <w:sz w:val="20"/>
            <w:szCs w:val="20"/>
            <w:rPrChange w:id="13" w:author="Alexander Hunt" w:date="2022-01-24T08:38:00Z">
              <w:rPr>
                <w:rFonts w:ascii="Roboto" w:eastAsia="Times New Roman" w:hAnsi="Roboto"/>
                <w:color w:val="666666"/>
                <w:spacing w:val="2"/>
                <w:sz w:val="20"/>
                <w:szCs w:val="20"/>
              </w:rPr>
            </w:rPrChange>
          </w:rPr>
          <w:t xml:space="preserve">which </w:t>
        </w:r>
      </w:ins>
      <w:ins w:id="14" w:author="Alexander Hunt" w:date="2022-01-24T08:36:00Z">
        <w:r w:rsidRPr="00376482">
          <w:rPr>
            <w:rFonts w:ascii="Roboto" w:eastAsia="Times New Roman" w:hAnsi="Roboto"/>
            <w:color w:val="4472C4" w:themeColor="accent1"/>
            <w:spacing w:val="2"/>
            <w:sz w:val="20"/>
            <w:szCs w:val="20"/>
            <w:rPrChange w:id="15" w:author="Alexander Hunt" w:date="2022-01-24T08:38:00Z">
              <w:rPr>
                <w:rFonts w:ascii="Roboto" w:eastAsia="Times New Roman" w:hAnsi="Roboto"/>
                <w:color w:val="666666"/>
                <w:spacing w:val="2"/>
                <w:sz w:val="20"/>
                <w:szCs w:val="20"/>
              </w:rPr>
            </w:rPrChange>
          </w:rPr>
          <w:t xml:space="preserve">may reduce joint wear and improve controllability while </w:t>
        </w:r>
      </w:ins>
      <w:ins w:id="16" w:author="Alexander Hunt" w:date="2022-01-24T08:37:00Z">
        <w:r w:rsidRPr="00376482">
          <w:rPr>
            <w:rFonts w:ascii="Roboto" w:eastAsia="Times New Roman" w:hAnsi="Roboto"/>
            <w:color w:val="4472C4" w:themeColor="accent1"/>
            <w:spacing w:val="2"/>
            <w:sz w:val="20"/>
            <w:szCs w:val="20"/>
            <w:rPrChange w:id="17" w:author="Alexander Hunt" w:date="2022-01-24T08:38:00Z">
              <w:rPr>
                <w:rFonts w:ascii="Roboto" w:eastAsia="Times New Roman" w:hAnsi="Roboto"/>
                <w:color w:val="666666"/>
                <w:spacing w:val="2"/>
                <w:sz w:val="20"/>
                <w:szCs w:val="20"/>
              </w:rPr>
            </w:rPrChange>
          </w:rPr>
          <w:t xml:space="preserve">also providing </w:t>
        </w:r>
      </w:ins>
      <w:ins w:id="18" w:author="Alexander Hunt" w:date="2022-01-24T08:36:00Z">
        <w:r w:rsidRPr="00376482">
          <w:rPr>
            <w:rFonts w:ascii="Roboto" w:eastAsia="Times New Roman" w:hAnsi="Roboto"/>
            <w:color w:val="4472C4" w:themeColor="accent1"/>
            <w:spacing w:val="2"/>
            <w:sz w:val="20"/>
            <w:szCs w:val="20"/>
            <w:rPrChange w:id="19" w:author="Alexander Hunt" w:date="2022-01-24T08:38:00Z">
              <w:rPr>
                <w:rFonts w:ascii="Roboto" w:eastAsia="Times New Roman" w:hAnsi="Roboto"/>
                <w:color w:val="666666"/>
                <w:spacing w:val="2"/>
                <w:sz w:val="20"/>
                <w:szCs w:val="20"/>
              </w:rPr>
            </w:rPrChange>
          </w:rPr>
          <w:t xml:space="preserve">energy capture during the </w:t>
        </w:r>
      </w:ins>
      <w:ins w:id="20" w:author="Alexander Hunt" w:date="2022-01-24T08:38:00Z">
        <w:r w:rsidRPr="00376482">
          <w:rPr>
            <w:rFonts w:ascii="Roboto" w:eastAsia="Times New Roman" w:hAnsi="Roboto"/>
            <w:color w:val="4472C4" w:themeColor="accent1"/>
            <w:spacing w:val="2"/>
            <w:sz w:val="20"/>
            <w:szCs w:val="20"/>
            <w:rPrChange w:id="21" w:author="Alexander Hunt" w:date="2022-01-24T08:38:00Z">
              <w:rPr>
                <w:rFonts w:ascii="Roboto" w:eastAsia="Times New Roman" w:hAnsi="Roboto"/>
                <w:color w:val="666666"/>
                <w:spacing w:val="2"/>
                <w:sz w:val="20"/>
                <w:szCs w:val="20"/>
              </w:rPr>
            </w:rPrChange>
          </w:rPr>
          <w:t>loading phase preceding toe off.</w:t>
        </w:r>
      </w:ins>
      <w:r w:rsidR="00183DE4" w:rsidRPr="00376482">
        <w:rPr>
          <w:rFonts w:ascii="Roboto" w:eastAsia="Times New Roman" w:hAnsi="Roboto"/>
          <w:color w:val="4472C4" w:themeColor="accent1"/>
          <w:spacing w:val="2"/>
          <w:sz w:val="20"/>
          <w:szCs w:val="20"/>
          <w:rPrChange w:id="22" w:author="Alexander Hunt" w:date="2022-01-24T08:38:00Z">
            <w:rPr>
              <w:rFonts w:ascii="Roboto" w:eastAsia="Times New Roman" w:hAnsi="Roboto"/>
              <w:color w:val="666666"/>
              <w:spacing w:val="2"/>
              <w:sz w:val="20"/>
              <w:szCs w:val="20"/>
            </w:rPr>
          </w:rPrChange>
        </w:rPr>
        <w:br/>
      </w:r>
      <w:del w:id="23" w:author="Alexander Hunt" w:date="2022-01-24T08:44:00Z">
        <w:r w:rsidR="00183DE4" w:rsidRPr="00910401" w:rsidDel="00766740">
          <w:rPr>
            <w:rFonts w:ascii="Roboto" w:eastAsia="Times New Roman" w:hAnsi="Roboto"/>
            <w:color w:val="666666"/>
            <w:spacing w:val="2"/>
            <w:sz w:val="20"/>
            <w:szCs w:val="20"/>
          </w:rPr>
          <w:br/>
        </w:r>
      </w:del>
    </w:p>
    <w:p w14:paraId="1DA667C5" w14:textId="0CFED135" w:rsidR="00183DE4" w:rsidRDefault="00183DE4" w:rsidP="00766740">
      <w:pPr>
        <w:shd w:val="clear" w:color="auto" w:fill="FFFFFF"/>
        <w:spacing w:line="240" w:lineRule="auto"/>
        <w:rPr>
          <w:rFonts w:ascii="Roboto" w:eastAsia="Times New Roman" w:hAnsi="Roboto"/>
          <w:color w:val="666666"/>
          <w:spacing w:val="2"/>
          <w:sz w:val="20"/>
          <w:szCs w:val="20"/>
        </w:rPr>
      </w:pPr>
      <w:proofErr w:type="gramStart"/>
      <w:r w:rsidRPr="00910401">
        <w:rPr>
          <w:rFonts w:ascii="Roboto" w:eastAsia="Times New Roman" w:hAnsi="Roboto"/>
          <w:color w:val="666666"/>
          <w:spacing w:val="2"/>
          <w:sz w:val="20"/>
          <w:szCs w:val="20"/>
        </w:rPr>
        <w:t>It seems as though</w:t>
      </w:r>
      <w:proofErr w:type="gramEnd"/>
      <w:r w:rsidRPr="00910401">
        <w:rPr>
          <w:rFonts w:ascii="Roboto" w:eastAsia="Times New Roman" w:hAnsi="Roboto"/>
          <w:color w:val="666666"/>
          <w:spacing w:val="2"/>
          <w:sz w:val="20"/>
          <w:szCs w:val="20"/>
        </w:rPr>
        <w:t xml:space="preserve"> pressure increases induce joint stiffening, albeit at the expense of constricting a joint’s range of motion. When using active control strategies, such as impedance control, it is possible to increase the system’s stiffness (and damping), without affecting joint motion ranges. Is it possible to achieve this kind of decoupling between position and stiffness control, when employing the proposed design methodology?</w:t>
      </w:r>
    </w:p>
    <w:p w14:paraId="53B6EC7A" w14:textId="77777777" w:rsidR="00766740" w:rsidRDefault="00183DE4" w:rsidP="00183DE4">
      <w:pPr>
        <w:shd w:val="clear" w:color="auto" w:fill="FFFFFF"/>
        <w:spacing w:line="240" w:lineRule="auto"/>
        <w:rPr>
          <w:ins w:id="24" w:author="Alexander Hunt" w:date="2022-01-24T08:45:00Z"/>
          <w:rFonts w:ascii="Roboto" w:eastAsia="Times New Roman" w:hAnsi="Roboto"/>
          <w:color w:val="C00000"/>
          <w:spacing w:val="2"/>
          <w:sz w:val="20"/>
          <w:szCs w:val="20"/>
        </w:rPr>
      </w:pPr>
      <w:r>
        <w:rPr>
          <w:rFonts w:ascii="Roboto" w:eastAsia="Times New Roman" w:hAnsi="Roboto"/>
          <w:color w:val="C00000"/>
          <w:spacing w:val="2"/>
          <w:sz w:val="20"/>
          <w:szCs w:val="20"/>
        </w:rPr>
        <w:t xml:space="preserve">Author response: This is an excellent point and one of the advantages </w:t>
      </w:r>
      <w:ins w:id="25" w:author="Alexander Hunt" w:date="2022-01-24T08:39:00Z">
        <w:r w:rsidR="00766740">
          <w:rPr>
            <w:rFonts w:ascii="Roboto" w:eastAsia="Times New Roman" w:hAnsi="Roboto"/>
            <w:color w:val="C00000"/>
            <w:spacing w:val="2"/>
            <w:sz w:val="20"/>
            <w:szCs w:val="20"/>
          </w:rPr>
          <w:t xml:space="preserve">we are attempting to capture with </w:t>
        </w:r>
      </w:ins>
      <w:del w:id="26" w:author="Alexander Hunt" w:date="2022-01-24T08:39:00Z">
        <w:r w:rsidDel="00766740">
          <w:rPr>
            <w:rFonts w:ascii="Roboto" w:eastAsia="Times New Roman" w:hAnsi="Roboto"/>
            <w:color w:val="C00000"/>
            <w:spacing w:val="2"/>
            <w:sz w:val="20"/>
            <w:szCs w:val="20"/>
          </w:rPr>
          <w:delText xml:space="preserve">of </w:delText>
        </w:r>
      </w:del>
      <w:r>
        <w:rPr>
          <w:rFonts w:ascii="Roboto" w:eastAsia="Times New Roman" w:hAnsi="Roboto"/>
          <w:color w:val="C00000"/>
          <w:spacing w:val="2"/>
          <w:sz w:val="20"/>
          <w:szCs w:val="20"/>
        </w:rPr>
        <w:t xml:space="preserve">our design. </w:t>
      </w:r>
      <w:ins w:id="27" w:author="Alexander Hunt" w:date="2022-01-24T08:40:00Z">
        <w:r w:rsidR="00766740">
          <w:rPr>
            <w:rFonts w:ascii="Roboto" w:eastAsia="Times New Roman" w:hAnsi="Roboto"/>
            <w:color w:val="C00000"/>
            <w:spacing w:val="2"/>
            <w:sz w:val="20"/>
            <w:szCs w:val="20"/>
          </w:rPr>
          <w:t xml:space="preserve">Reported </w:t>
        </w:r>
      </w:ins>
      <w:del w:id="28" w:author="Alexander Hunt" w:date="2022-01-24T08:40:00Z">
        <w:r w:rsidDel="00766740">
          <w:rPr>
            <w:rFonts w:ascii="Roboto" w:eastAsia="Times New Roman" w:hAnsi="Roboto"/>
            <w:color w:val="C00000"/>
            <w:spacing w:val="2"/>
            <w:sz w:val="20"/>
            <w:szCs w:val="20"/>
          </w:rPr>
          <w:delText>T</w:delText>
        </w:r>
      </w:del>
      <w:ins w:id="29" w:author="Alexander Hunt" w:date="2022-01-24T08:40:00Z">
        <w:r w:rsidR="00766740">
          <w:rPr>
            <w:rFonts w:ascii="Roboto" w:eastAsia="Times New Roman" w:hAnsi="Roboto"/>
            <w:color w:val="C00000"/>
            <w:spacing w:val="2"/>
            <w:sz w:val="20"/>
            <w:szCs w:val="20"/>
          </w:rPr>
          <w:t>t</w:t>
        </w:r>
      </w:ins>
      <w:r>
        <w:rPr>
          <w:rFonts w:ascii="Roboto" w:eastAsia="Times New Roman" w:hAnsi="Roboto"/>
          <w:color w:val="C00000"/>
          <w:spacing w:val="2"/>
          <w:sz w:val="20"/>
          <w:szCs w:val="20"/>
        </w:rPr>
        <w:t xml:space="preserve">esting was done without adjusting the pressure as the joint rotated to help capture the “true” properties of the system. Active pressure control can alter the behavior of the joint and the design does provide for real-time pressure, and thus stiffness, changes. We address this again in the later “specific comments” section, but we’ve highlighted this feature with the </w:t>
      </w:r>
      <w:commentRangeStart w:id="30"/>
      <w:r>
        <w:rPr>
          <w:rFonts w:ascii="Roboto" w:eastAsia="Times New Roman" w:hAnsi="Roboto"/>
          <w:color w:val="C00000"/>
          <w:spacing w:val="2"/>
          <w:sz w:val="20"/>
          <w:szCs w:val="20"/>
        </w:rPr>
        <w:t>sentence</w:t>
      </w:r>
      <w:commentRangeEnd w:id="30"/>
      <w:r w:rsidR="00766740">
        <w:rPr>
          <w:rStyle w:val="CommentReference"/>
        </w:rPr>
        <w:commentReference w:id="30"/>
      </w:r>
      <w:r>
        <w:rPr>
          <w:rFonts w:ascii="Roboto" w:eastAsia="Times New Roman" w:hAnsi="Roboto"/>
          <w:color w:val="C00000"/>
          <w:spacing w:val="2"/>
          <w:sz w:val="20"/>
          <w:szCs w:val="20"/>
        </w:rPr>
        <w:t xml:space="preserve">, </w:t>
      </w:r>
    </w:p>
    <w:p w14:paraId="13B9C06C" w14:textId="18111BB6" w:rsidR="00766740" w:rsidRDefault="00183DE4" w:rsidP="00766740">
      <w:pPr>
        <w:shd w:val="clear" w:color="auto" w:fill="FFFFFF"/>
        <w:spacing w:line="240" w:lineRule="auto"/>
        <w:ind w:left="720"/>
        <w:rPr>
          <w:ins w:id="31" w:author="Alexander Hunt" w:date="2022-01-24T08:45:00Z"/>
          <w:rFonts w:ascii="Roboto" w:eastAsia="Times New Roman" w:hAnsi="Roboto"/>
          <w:color w:val="666666"/>
          <w:spacing w:val="2"/>
          <w:sz w:val="20"/>
          <w:szCs w:val="20"/>
        </w:rPr>
        <w:pPrChange w:id="32" w:author="Alexander Hunt" w:date="2022-01-24T08:46:00Z">
          <w:pPr>
            <w:shd w:val="clear" w:color="auto" w:fill="FFFFFF"/>
            <w:spacing w:line="240" w:lineRule="auto"/>
          </w:pPr>
        </w:pPrChange>
      </w:pPr>
      <w:r w:rsidRPr="00766740">
        <w:rPr>
          <w:rFonts w:ascii="Roboto" w:eastAsia="Times New Roman" w:hAnsi="Roboto"/>
          <w:color w:val="4472C4" w:themeColor="accent1"/>
          <w:spacing w:val="2"/>
          <w:sz w:val="20"/>
          <w:szCs w:val="20"/>
          <w:rPrChange w:id="33" w:author="Alexander Hunt" w:date="2022-01-24T08:46:00Z">
            <w:rPr>
              <w:rFonts w:ascii="Roboto" w:eastAsia="Times New Roman" w:hAnsi="Roboto"/>
              <w:color w:val="C00000"/>
              <w:spacing w:val="2"/>
              <w:sz w:val="20"/>
              <w:szCs w:val="20"/>
            </w:rPr>
          </w:rPrChange>
        </w:rPr>
        <w:t>“As stiffness of our joint</w:t>
      </w:r>
      <w:ins w:id="34" w:author="Alexander Hunt" w:date="2022-01-24T08:46:00Z">
        <w:r w:rsidR="00766740">
          <w:rPr>
            <w:rFonts w:ascii="Roboto" w:eastAsia="Times New Roman" w:hAnsi="Roboto"/>
            <w:color w:val="4472C4" w:themeColor="accent1"/>
            <w:spacing w:val="2"/>
            <w:sz w:val="20"/>
            <w:szCs w:val="20"/>
          </w:rPr>
          <w:t>s</w:t>
        </w:r>
      </w:ins>
      <w:r w:rsidRPr="00766740">
        <w:rPr>
          <w:rFonts w:ascii="Roboto" w:eastAsia="Times New Roman" w:hAnsi="Roboto"/>
          <w:color w:val="4472C4" w:themeColor="accent1"/>
          <w:spacing w:val="2"/>
          <w:sz w:val="20"/>
          <w:szCs w:val="20"/>
          <w:rPrChange w:id="35" w:author="Alexander Hunt" w:date="2022-01-24T08:46:00Z">
            <w:rPr>
              <w:rFonts w:ascii="Roboto" w:eastAsia="Times New Roman" w:hAnsi="Roboto"/>
              <w:color w:val="C00000"/>
              <w:spacing w:val="2"/>
              <w:sz w:val="20"/>
              <w:szCs w:val="20"/>
            </w:rPr>
          </w:rPrChange>
        </w:rPr>
        <w:t xml:space="preserve"> </w:t>
      </w:r>
      <w:del w:id="36" w:author="Alexander Hunt" w:date="2022-01-24T08:46:00Z">
        <w:r w:rsidRPr="00766740" w:rsidDel="00766740">
          <w:rPr>
            <w:rFonts w:ascii="Roboto" w:eastAsia="Times New Roman" w:hAnsi="Roboto"/>
            <w:color w:val="4472C4" w:themeColor="accent1"/>
            <w:spacing w:val="2"/>
            <w:sz w:val="20"/>
            <w:szCs w:val="20"/>
            <w:rPrChange w:id="37" w:author="Alexander Hunt" w:date="2022-01-24T08:46:00Z">
              <w:rPr>
                <w:rFonts w:ascii="Roboto" w:eastAsia="Times New Roman" w:hAnsi="Roboto"/>
                <w:color w:val="C00000"/>
                <w:spacing w:val="2"/>
                <w:sz w:val="20"/>
                <w:szCs w:val="20"/>
              </w:rPr>
            </w:rPrChange>
          </w:rPr>
          <w:delText xml:space="preserve">can easily </w:delText>
        </w:r>
      </w:del>
      <w:ins w:id="38" w:author="Alexander Hunt" w:date="2022-01-24T08:46:00Z">
        <w:r w:rsidR="00766740">
          <w:rPr>
            <w:rFonts w:ascii="Roboto" w:eastAsia="Times New Roman" w:hAnsi="Roboto"/>
            <w:color w:val="4472C4" w:themeColor="accent1"/>
            <w:spacing w:val="2"/>
            <w:sz w:val="20"/>
            <w:szCs w:val="20"/>
          </w:rPr>
          <w:t xml:space="preserve">could </w:t>
        </w:r>
      </w:ins>
      <w:r w:rsidRPr="00766740">
        <w:rPr>
          <w:rFonts w:ascii="Roboto" w:eastAsia="Times New Roman" w:hAnsi="Roboto"/>
          <w:color w:val="4472C4" w:themeColor="accent1"/>
          <w:spacing w:val="2"/>
          <w:sz w:val="20"/>
          <w:szCs w:val="20"/>
          <w:rPrChange w:id="39" w:author="Alexander Hunt" w:date="2022-01-24T08:46:00Z">
            <w:rPr>
              <w:rFonts w:ascii="Roboto" w:eastAsia="Times New Roman" w:hAnsi="Roboto"/>
              <w:color w:val="C00000"/>
              <w:spacing w:val="2"/>
              <w:sz w:val="20"/>
              <w:szCs w:val="20"/>
            </w:rPr>
          </w:rPrChange>
        </w:rPr>
        <w:t>be modified in real-time by changing the internal pressure…”</w:t>
      </w:r>
      <w:r w:rsidRPr="00766740">
        <w:rPr>
          <w:rFonts w:ascii="Roboto" w:eastAsia="Times New Roman" w:hAnsi="Roboto"/>
          <w:color w:val="4472C4" w:themeColor="accent1"/>
          <w:spacing w:val="2"/>
          <w:sz w:val="20"/>
          <w:szCs w:val="20"/>
          <w:rPrChange w:id="40" w:author="Alexander Hunt" w:date="2022-01-24T08:46:00Z">
            <w:rPr>
              <w:rFonts w:ascii="Roboto" w:eastAsia="Times New Roman" w:hAnsi="Roboto"/>
              <w:color w:val="666666"/>
              <w:spacing w:val="2"/>
              <w:sz w:val="20"/>
              <w:szCs w:val="20"/>
            </w:rPr>
          </w:rPrChange>
        </w:rPr>
        <w:br/>
      </w:r>
    </w:p>
    <w:p w14:paraId="13E7A565" w14:textId="47FBBF33" w:rsidR="00183DE4" w:rsidRDefault="00183DE4" w:rsidP="00183DE4">
      <w:pPr>
        <w:shd w:val="clear" w:color="auto" w:fill="FFFFFF"/>
        <w:spacing w:line="240" w:lineRule="auto"/>
        <w:rPr>
          <w:rFonts w:ascii="Roboto" w:eastAsia="Times New Roman" w:hAnsi="Roboto"/>
          <w:color w:val="666666"/>
          <w:spacing w:val="2"/>
          <w:sz w:val="20"/>
          <w:szCs w:val="20"/>
        </w:rPr>
      </w:pPr>
      <w:del w:id="41" w:author="Alexander Hunt" w:date="2022-01-24T08:45:00Z">
        <w:r w:rsidRPr="00910401" w:rsidDel="00766740">
          <w:rPr>
            <w:rFonts w:ascii="Roboto" w:eastAsia="Times New Roman" w:hAnsi="Roboto"/>
            <w:color w:val="666666"/>
            <w:spacing w:val="2"/>
            <w:sz w:val="20"/>
            <w:szCs w:val="20"/>
          </w:rPr>
          <w:br/>
        </w:r>
      </w:del>
      <w:r w:rsidRPr="00910401">
        <w:rPr>
          <w:rFonts w:ascii="Roboto" w:eastAsia="Times New Roman" w:hAnsi="Roboto"/>
          <w:color w:val="666666"/>
          <w:spacing w:val="2"/>
          <w:sz w:val="20"/>
          <w:szCs w:val="20"/>
        </w:rPr>
        <w:t xml:space="preserve">The developed design entails high levels of coupling between its constituents. For example, “the load on the lateral and medial toe of the foot compress the air in the toes increasing the pressure in the ankle.” Although this coupling might be advantageous in some circumstances, it may induce </w:t>
      </w:r>
      <w:r w:rsidRPr="00910401">
        <w:rPr>
          <w:rFonts w:ascii="Roboto" w:eastAsia="Times New Roman" w:hAnsi="Roboto"/>
          <w:color w:val="666666"/>
          <w:spacing w:val="2"/>
          <w:sz w:val="20"/>
          <w:szCs w:val="20"/>
        </w:rPr>
        <w:lastRenderedPageBreak/>
        <w:t xml:space="preserve">undesirable effects in other situations. Alternatively, it would also be possible to design the entire structure in such a way that all the nonlinearities would conduce to beneficial effects. However, since this can be an involute task, it might be preferable to also introduce a degree of ‘active’ control into the robot design. This is probably an issue that should be addressed in future work and should </w:t>
      </w:r>
      <w:proofErr w:type="gramStart"/>
      <w:r w:rsidRPr="00910401">
        <w:rPr>
          <w:rFonts w:ascii="Roboto" w:eastAsia="Times New Roman" w:hAnsi="Roboto"/>
          <w:color w:val="666666"/>
          <w:spacing w:val="2"/>
          <w:sz w:val="20"/>
          <w:szCs w:val="20"/>
        </w:rPr>
        <w:t>definitely be</w:t>
      </w:r>
      <w:proofErr w:type="gramEnd"/>
      <w:r w:rsidRPr="00910401">
        <w:rPr>
          <w:rFonts w:ascii="Roboto" w:eastAsia="Times New Roman" w:hAnsi="Roboto"/>
          <w:color w:val="666666"/>
          <w:spacing w:val="2"/>
          <w:sz w:val="20"/>
          <w:szCs w:val="20"/>
        </w:rPr>
        <w:t xml:space="preserve"> described meticulously in the discussion section of the submitted manuscript.</w:t>
      </w:r>
    </w:p>
    <w:p w14:paraId="13B5E5F2" w14:textId="77777777" w:rsidR="00766740" w:rsidRDefault="00183DE4" w:rsidP="00183DE4">
      <w:pPr>
        <w:shd w:val="clear" w:color="auto" w:fill="FFFFFF"/>
        <w:spacing w:line="240" w:lineRule="auto"/>
        <w:rPr>
          <w:ins w:id="42" w:author="Alexander Hunt" w:date="2022-01-24T08:43:00Z"/>
          <w:rFonts w:ascii="Roboto" w:eastAsia="Times New Roman" w:hAnsi="Roboto"/>
          <w:color w:val="C00000"/>
          <w:spacing w:val="2"/>
          <w:sz w:val="20"/>
          <w:szCs w:val="20"/>
        </w:rPr>
      </w:pPr>
      <w:r>
        <w:rPr>
          <w:rFonts w:ascii="Roboto" w:eastAsia="Times New Roman" w:hAnsi="Roboto"/>
          <w:color w:val="C00000"/>
          <w:spacing w:val="2"/>
          <w:sz w:val="20"/>
          <w:szCs w:val="20"/>
        </w:rPr>
        <w:t xml:space="preserve">Author response: This is a great suggestion, and we agree that this would be best addressed in future work. We have included a paragraph in the discussion about active control strategies to address this high coupling and in certain cases augment the stiffness of the joint, so it more closely matches the human counterpart. </w:t>
      </w:r>
      <w:commentRangeStart w:id="43"/>
      <w:r>
        <w:rPr>
          <w:rFonts w:ascii="Roboto" w:eastAsia="Times New Roman" w:hAnsi="Roboto"/>
          <w:color w:val="C00000"/>
          <w:spacing w:val="2"/>
          <w:sz w:val="20"/>
          <w:szCs w:val="20"/>
        </w:rPr>
        <w:t>The added paragraph reads</w:t>
      </w:r>
      <w:commentRangeEnd w:id="43"/>
      <w:r w:rsidR="00766740">
        <w:rPr>
          <w:rStyle w:val="CommentReference"/>
        </w:rPr>
        <w:commentReference w:id="43"/>
      </w:r>
      <w:r>
        <w:rPr>
          <w:rFonts w:ascii="Roboto" w:eastAsia="Times New Roman" w:hAnsi="Roboto"/>
          <w:color w:val="C00000"/>
          <w:spacing w:val="2"/>
          <w:sz w:val="20"/>
          <w:szCs w:val="20"/>
        </w:rPr>
        <w:t>,</w:t>
      </w:r>
    </w:p>
    <w:p w14:paraId="74808648" w14:textId="77777777" w:rsidR="00766740" w:rsidRDefault="00183DE4" w:rsidP="00766740">
      <w:pPr>
        <w:shd w:val="clear" w:color="auto" w:fill="FFFFFF"/>
        <w:spacing w:line="240" w:lineRule="auto"/>
        <w:ind w:left="720"/>
        <w:rPr>
          <w:ins w:id="44" w:author="Alexander Hunt" w:date="2022-01-24T08:43:00Z"/>
          <w:rFonts w:ascii="Roboto" w:eastAsia="Times New Roman" w:hAnsi="Roboto"/>
          <w:color w:val="666666"/>
          <w:spacing w:val="2"/>
          <w:sz w:val="20"/>
          <w:szCs w:val="20"/>
        </w:rPr>
      </w:pPr>
      <w:del w:id="45" w:author="Alexander Hunt" w:date="2022-01-24T08:43:00Z">
        <w:r w:rsidRPr="00766740" w:rsidDel="00766740">
          <w:rPr>
            <w:rFonts w:ascii="Roboto" w:eastAsia="Times New Roman" w:hAnsi="Roboto"/>
            <w:color w:val="4472C4" w:themeColor="accent1"/>
            <w:spacing w:val="2"/>
            <w:sz w:val="20"/>
            <w:szCs w:val="20"/>
            <w:rPrChange w:id="46" w:author="Alexander Hunt" w:date="2022-01-24T08:43:00Z">
              <w:rPr>
                <w:rFonts w:ascii="Roboto" w:eastAsia="Times New Roman" w:hAnsi="Roboto"/>
                <w:color w:val="C00000"/>
                <w:spacing w:val="2"/>
                <w:sz w:val="20"/>
                <w:szCs w:val="20"/>
              </w:rPr>
            </w:rPrChange>
          </w:rPr>
          <w:delText xml:space="preserve"> </w:delText>
        </w:r>
      </w:del>
      <w:r w:rsidRPr="00766740">
        <w:rPr>
          <w:rFonts w:ascii="Roboto" w:eastAsia="Times New Roman" w:hAnsi="Roboto"/>
          <w:color w:val="4472C4" w:themeColor="accent1"/>
          <w:spacing w:val="2"/>
          <w:sz w:val="20"/>
          <w:szCs w:val="20"/>
          <w:rPrChange w:id="47" w:author="Alexander Hunt" w:date="2022-01-24T08:43:00Z">
            <w:rPr>
              <w:rFonts w:ascii="Roboto" w:eastAsia="Times New Roman" w:hAnsi="Roboto"/>
              <w:color w:val="C00000"/>
              <w:spacing w:val="2"/>
              <w:sz w:val="20"/>
              <w:szCs w:val="20"/>
            </w:rPr>
          </w:rPrChange>
        </w:rPr>
        <w:t>“Active control strategies could also be employed to better match the human synovial joint stiffness and alter gait dynamics. Because the feet are a highly coupled system and the design provides for real-time adjustment of internal pressure, this could further improve energy efficiency and balance. For example, toe stiffness has been shown to have, in some cases, a larger impact in gait dynamics than adjusting ankle stiffness [58]. Active control has also been shown to improve disturbance rejection in humanoid systems [59]. Future should be done to determine efficient control strategies for this type of system.”</w:t>
      </w:r>
      <w:r w:rsidRPr="00910401">
        <w:rPr>
          <w:rFonts w:ascii="Roboto" w:eastAsia="Times New Roman" w:hAnsi="Roboto"/>
          <w:color w:val="666666"/>
          <w:spacing w:val="2"/>
          <w:sz w:val="20"/>
          <w:szCs w:val="20"/>
        </w:rPr>
        <w:br/>
      </w:r>
      <w:del w:id="48" w:author="Alexander Hunt" w:date="2022-01-24T08:43:00Z">
        <w:r w:rsidRPr="00910401" w:rsidDel="00766740">
          <w:rPr>
            <w:rFonts w:ascii="Roboto" w:eastAsia="Times New Roman" w:hAnsi="Roboto"/>
            <w:color w:val="666666"/>
            <w:spacing w:val="2"/>
            <w:sz w:val="20"/>
            <w:szCs w:val="20"/>
          </w:rPr>
          <w:br/>
        </w:r>
      </w:del>
    </w:p>
    <w:p w14:paraId="38C0C957" w14:textId="76E61A01" w:rsidR="00183DE4" w:rsidRDefault="00183DE4" w:rsidP="00766740">
      <w:pPr>
        <w:shd w:val="clear" w:color="auto" w:fill="FFFFFF"/>
        <w:spacing w:line="240" w:lineRule="auto"/>
        <w:rPr>
          <w:rFonts w:ascii="Roboto" w:eastAsia="Times New Roman" w:hAnsi="Roboto"/>
          <w:color w:val="666666"/>
          <w:spacing w:val="2"/>
          <w:sz w:val="20"/>
          <w:szCs w:val="20"/>
        </w:rPr>
      </w:pPr>
      <w:r w:rsidRPr="00910401">
        <w:rPr>
          <w:rFonts w:ascii="Roboto" w:eastAsia="Times New Roman" w:hAnsi="Roboto"/>
          <w:color w:val="666666"/>
          <w:spacing w:val="2"/>
          <w:sz w:val="20"/>
          <w:szCs w:val="20"/>
        </w:rPr>
        <w:t>In most biological machines, muscle stiffness varies in real-time, in accordance with the requirements of the intended, or undertaken tasks and/or actions. Would this design enable replication of the said feature? This is imperative given that the proposed design does not inherently offer optimal mimicking of the human muscle stiffness regulation mechanisms.</w:t>
      </w:r>
    </w:p>
    <w:p w14:paraId="4F944E1A" w14:textId="61C3134D" w:rsidR="00766740" w:rsidRDefault="00183DE4" w:rsidP="00183DE4">
      <w:pPr>
        <w:shd w:val="clear" w:color="auto" w:fill="FFFFFF"/>
        <w:spacing w:line="240" w:lineRule="auto"/>
        <w:rPr>
          <w:ins w:id="49" w:author="Alexander Hunt" w:date="2022-01-24T08:48:00Z"/>
          <w:rFonts w:ascii="Roboto" w:eastAsia="Times New Roman" w:hAnsi="Roboto"/>
          <w:color w:val="C00000"/>
          <w:spacing w:val="2"/>
          <w:sz w:val="20"/>
          <w:szCs w:val="20"/>
        </w:rPr>
      </w:pPr>
      <w:r>
        <w:rPr>
          <w:rFonts w:ascii="Roboto" w:eastAsia="Times New Roman" w:hAnsi="Roboto"/>
          <w:color w:val="C00000"/>
          <w:spacing w:val="2"/>
          <w:sz w:val="20"/>
          <w:szCs w:val="20"/>
        </w:rPr>
        <w:t xml:space="preserve">Author response: That is a great question, the </w:t>
      </w:r>
      <w:del w:id="50" w:author="Alexander Hunt" w:date="2022-01-24T08:44:00Z">
        <w:r w:rsidDel="00766740">
          <w:rPr>
            <w:rFonts w:ascii="Roboto" w:eastAsia="Times New Roman" w:hAnsi="Roboto"/>
            <w:color w:val="C00000"/>
            <w:spacing w:val="2"/>
            <w:sz w:val="20"/>
            <w:szCs w:val="20"/>
          </w:rPr>
          <w:delText xml:space="preserve">current design </w:delText>
        </w:r>
      </w:del>
      <w:ins w:id="51" w:author="Alexander Hunt" w:date="2022-01-24T08:44:00Z">
        <w:r w:rsidR="00766740">
          <w:rPr>
            <w:rFonts w:ascii="Roboto" w:eastAsia="Times New Roman" w:hAnsi="Roboto"/>
            <w:color w:val="C00000"/>
            <w:spacing w:val="2"/>
            <w:sz w:val="20"/>
            <w:szCs w:val="20"/>
          </w:rPr>
          <w:t xml:space="preserve">finished robot </w:t>
        </w:r>
      </w:ins>
      <w:r>
        <w:rPr>
          <w:rFonts w:ascii="Roboto" w:eastAsia="Times New Roman" w:hAnsi="Roboto"/>
          <w:color w:val="C00000"/>
          <w:spacing w:val="2"/>
          <w:sz w:val="20"/>
          <w:szCs w:val="20"/>
        </w:rPr>
        <w:t xml:space="preserve">will </w:t>
      </w:r>
      <w:ins w:id="52" w:author="Alexander Hunt" w:date="2022-01-24T08:44:00Z">
        <w:r w:rsidR="00766740">
          <w:rPr>
            <w:rFonts w:ascii="Roboto" w:eastAsia="Times New Roman" w:hAnsi="Roboto"/>
            <w:color w:val="C00000"/>
            <w:spacing w:val="2"/>
            <w:sz w:val="20"/>
            <w:szCs w:val="20"/>
          </w:rPr>
          <w:t xml:space="preserve">also </w:t>
        </w:r>
      </w:ins>
      <w:r>
        <w:rPr>
          <w:rFonts w:ascii="Roboto" w:eastAsia="Times New Roman" w:hAnsi="Roboto"/>
          <w:color w:val="C00000"/>
          <w:spacing w:val="2"/>
          <w:sz w:val="20"/>
          <w:szCs w:val="20"/>
        </w:rPr>
        <w:t>use BPA as “muscle” analogs to drive the robot. The design will enable changes in muscle stiffness and in theory, co-contraction should increase joint stiffness by causing compression of the BPA joints. While we have not tested this and thus did not include it in the paper, it is an area we’re actively researching.</w:t>
      </w:r>
      <w:ins w:id="53" w:author="Alexander Hunt" w:date="2022-01-24T08:48:00Z">
        <w:r w:rsidR="00766740">
          <w:rPr>
            <w:rFonts w:ascii="Roboto" w:eastAsia="Times New Roman" w:hAnsi="Roboto"/>
            <w:color w:val="C00000"/>
            <w:spacing w:val="2"/>
            <w:sz w:val="20"/>
            <w:szCs w:val="20"/>
          </w:rPr>
          <w:t xml:space="preserve"> We have included the following in the discussion section</w:t>
        </w:r>
      </w:ins>
      <w:ins w:id="54" w:author="Alexander Hunt" w:date="2022-01-24T08:49:00Z">
        <w:r w:rsidR="00766740">
          <w:rPr>
            <w:rFonts w:ascii="Roboto" w:eastAsia="Times New Roman" w:hAnsi="Roboto"/>
            <w:color w:val="C00000"/>
            <w:spacing w:val="2"/>
            <w:sz w:val="20"/>
            <w:szCs w:val="20"/>
          </w:rPr>
          <w:t xml:space="preserve"> on line XXX</w:t>
        </w:r>
      </w:ins>
      <w:ins w:id="55" w:author="Alexander Hunt" w:date="2022-01-24T08:48:00Z">
        <w:r w:rsidR="00766740">
          <w:rPr>
            <w:rFonts w:ascii="Roboto" w:eastAsia="Times New Roman" w:hAnsi="Roboto"/>
            <w:color w:val="C00000"/>
            <w:spacing w:val="2"/>
            <w:sz w:val="20"/>
            <w:szCs w:val="20"/>
          </w:rPr>
          <w:t>:</w:t>
        </w:r>
      </w:ins>
    </w:p>
    <w:p w14:paraId="52088724" w14:textId="7F9AAC07" w:rsidR="00766740" w:rsidRPr="00766740" w:rsidRDefault="00766740" w:rsidP="00766740">
      <w:pPr>
        <w:shd w:val="clear" w:color="auto" w:fill="FFFFFF"/>
        <w:spacing w:line="240" w:lineRule="auto"/>
        <w:ind w:left="720"/>
        <w:rPr>
          <w:ins w:id="56" w:author="Alexander Hunt" w:date="2022-01-24T08:48:00Z"/>
          <w:rFonts w:ascii="Roboto" w:eastAsia="Times New Roman" w:hAnsi="Roboto"/>
          <w:color w:val="4472C4" w:themeColor="accent1"/>
          <w:spacing w:val="2"/>
          <w:sz w:val="20"/>
          <w:szCs w:val="20"/>
          <w:rPrChange w:id="57" w:author="Alexander Hunt" w:date="2022-01-24T08:51:00Z">
            <w:rPr>
              <w:ins w:id="58" w:author="Alexander Hunt" w:date="2022-01-24T08:48:00Z"/>
              <w:rFonts w:ascii="Roboto" w:eastAsia="Times New Roman" w:hAnsi="Roboto"/>
              <w:color w:val="C00000"/>
              <w:spacing w:val="2"/>
              <w:sz w:val="20"/>
              <w:szCs w:val="20"/>
            </w:rPr>
          </w:rPrChange>
        </w:rPr>
        <w:pPrChange w:id="59" w:author="Alexander Hunt" w:date="2022-01-24T08:51:00Z">
          <w:pPr>
            <w:shd w:val="clear" w:color="auto" w:fill="FFFFFF"/>
            <w:spacing w:line="240" w:lineRule="auto"/>
          </w:pPr>
        </w:pPrChange>
      </w:pPr>
      <w:ins w:id="60" w:author="Alexander Hunt" w:date="2022-01-24T08:49:00Z">
        <w:r w:rsidRPr="00766740">
          <w:rPr>
            <w:rFonts w:ascii="Roboto" w:eastAsia="Times New Roman" w:hAnsi="Roboto"/>
            <w:color w:val="4472C4" w:themeColor="accent1"/>
            <w:spacing w:val="2"/>
            <w:sz w:val="20"/>
            <w:szCs w:val="20"/>
            <w:rPrChange w:id="61" w:author="Alexander Hunt" w:date="2022-01-24T08:51:00Z">
              <w:rPr>
                <w:rFonts w:ascii="Roboto" w:eastAsia="Times New Roman" w:hAnsi="Roboto"/>
                <w:color w:val="C00000"/>
                <w:spacing w:val="2"/>
                <w:sz w:val="20"/>
                <w:szCs w:val="20"/>
              </w:rPr>
            </w:rPrChange>
          </w:rPr>
          <w:t>In addition to active control strategies in the joints themselves, joint stiffness could be regulated by the artificial muscles themselves</w:t>
        </w:r>
      </w:ins>
      <w:ins w:id="62" w:author="Alexander Hunt" w:date="2022-01-24T08:50:00Z">
        <w:r w:rsidRPr="00766740">
          <w:rPr>
            <w:rFonts w:ascii="Roboto" w:eastAsia="Times New Roman" w:hAnsi="Roboto"/>
            <w:color w:val="4472C4" w:themeColor="accent1"/>
            <w:spacing w:val="2"/>
            <w:sz w:val="20"/>
            <w:szCs w:val="20"/>
            <w:rPrChange w:id="63" w:author="Alexander Hunt" w:date="2022-01-24T08:51:00Z">
              <w:rPr>
                <w:rFonts w:ascii="Roboto" w:eastAsia="Times New Roman" w:hAnsi="Roboto"/>
                <w:color w:val="C00000"/>
                <w:spacing w:val="2"/>
                <w:sz w:val="20"/>
                <w:szCs w:val="20"/>
              </w:rPr>
            </w:rPrChange>
          </w:rPr>
          <w:t>, as is done with most biological systems. Changes in muscle stiffness and co-contraction should increase joint stiffness by causing increased compression of the BPA joints.</w:t>
        </w:r>
      </w:ins>
    </w:p>
    <w:p w14:paraId="56F8EA8B" w14:textId="044C659A" w:rsidR="00183DE4" w:rsidRDefault="00183DE4" w:rsidP="00183DE4">
      <w:pPr>
        <w:shd w:val="clear" w:color="auto" w:fill="FFFFFF"/>
        <w:spacing w:line="240" w:lineRule="auto"/>
        <w:rPr>
          <w:rFonts w:ascii="Roboto" w:eastAsia="Times New Roman" w:hAnsi="Roboto"/>
          <w:color w:val="666666"/>
          <w:spacing w:val="2"/>
          <w:sz w:val="20"/>
          <w:szCs w:val="20"/>
        </w:rPr>
      </w:pPr>
      <w:del w:id="64" w:author="Alexander Hunt" w:date="2022-01-24T08:48:00Z">
        <w:r w:rsidDel="00766740">
          <w:rPr>
            <w:rFonts w:ascii="Roboto" w:eastAsia="Times New Roman" w:hAnsi="Roboto"/>
            <w:color w:val="C00000"/>
            <w:spacing w:val="2"/>
            <w:sz w:val="20"/>
            <w:szCs w:val="20"/>
          </w:rPr>
          <w:br/>
        </w:r>
        <w:r w:rsidRPr="00910401" w:rsidDel="00766740">
          <w:rPr>
            <w:rFonts w:ascii="Roboto" w:eastAsia="Times New Roman" w:hAnsi="Roboto"/>
            <w:color w:val="666666"/>
            <w:spacing w:val="2"/>
            <w:sz w:val="20"/>
            <w:szCs w:val="20"/>
          </w:rPr>
          <w:br/>
        </w:r>
      </w:del>
      <w:r w:rsidRPr="00910401">
        <w:rPr>
          <w:rFonts w:ascii="Roboto" w:eastAsia="Times New Roman" w:hAnsi="Roboto"/>
          <w:color w:val="666666"/>
          <w:spacing w:val="2"/>
          <w:sz w:val="20"/>
          <w:szCs w:val="20"/>
        </w:rPr>
        <w:t xml:space="preserve">Page 8 describes the 3D printing process that revolves around utilization of manifold materials for construction of the robot’s bones/joints. How does usage of these specific materials affect the dynamical </w:t>
      </w:r>
      <w:proofErr w:type="spellStart"/>
      <w:r w:rsidRPr="00910401">
        <w:rPr>
          <w:rFonts w:ascii="Roboto" w:eastAsia="Times New Roman" w:hAnsi="Roboto"/>
          <w:color w:val="666666"/>
          <w:spacing w:val="2"/>
          <w:sz w:val="20"/>
          <w:szCs w:val="20"/>
        </w:rPr>
        <w:t>behaviour</w:t>
      </w:r>
      <w:proofErr w:type="spellEnd"/>
      <w:r w:rsidRPr="00910401">
        <w:rPr>
          <w:rFonts w:ascii="Roboto" w:eastAsia="Times New Roman" w:hAnsi="Roboto"/>
          <w:color w:val="666666"/>
          <w:spacing w:val="2"/>
          <w:sz w:val="20"/>
          <w:szCs w:val="20"/>
        </w:rPr>
        <w:t xml:space="preserve"> of the robot, and therefore its similitude w.r.t the corresponding human dynamics? It would be useful to compute the inertias (and other properties) of the proposed design’s various components—while accounting for the specific materials used for manufacture (</w:t>
      </w:r>
      <w:proofErr w:type="gramStart"/>
      <w:r w:rsidRPr="00910401">
        <w:rPr>
          <w:rFonts w:ascii="Roboto" w:eastAsia="Times New Roman" w:hAnsi="Roboto"/>
          <w:color w:val="666666"/>
          <w:spacing w:val="2"/>
          <w:sz w:val="20"/>
          <w:szCs w:val="20"/>
        </w:rPr>
        <w:t>e.g.</w:t>
      </w:r>
      <w:proofErr w:type="gramEnd"/>
      <w:r w:rsidRPr="00910401">
        <w:rPr>
          <w:rFonts w:ascii="Roboto" w:eastAsia="Times New Roman" w:hAnsi="Roboto"/>
          <w:color w:val="666666"/>
          <w:spacing w:val="2"/>
          <w:sz w:val="20"/>
          <w:szCs w:val="20"/>
        </w:rPr>
        <w:t xml:space="preserve"> Kevlar, </w:t>
      </w:r>
      <w:proofErr w:type="spellStart"/>
      <w:r w:rsidRPr="00910401">
        <w:rPr>
          <w:rFonts w:ascii="Roboto" w:eastAsia="Times New Roman" w:hAnsi="Roboto"/>
          <w:color w:val="666666"/>
          <w:spacing w:val="2"/>
          <w:sz w:val="20"/>
          <w:szCs w:val="20"/>
        </w:rPr>
        <w:t>fibre</w:t>
      </w:r>
      <w:proofErr w:type="spellEnd"/>
      <w:r w:rsidRPr="00910401">
        <w:rPr>
          <w:rFonts w:ascii="Roboto" w:eastAsia="Times New Roman" w:hAnsi="Roboto"/>
          <w:color w:val="666666"/>
          <w:spacing w:val="2"/>
          <w:sz w:val="20"/>
          <w:szCs w:val="20"/>
        </w:rPr>
        <w:t xml:space="preserve"> glass) —using a CAD model of the robot design.</w:t>
      </w:r>
    </w:p>
    <w:p w14:paraId="264AAB77" w14:textId="77777777" w:rsidR="00183DE4" w:rsidRDefault="00183DE4" w:rsidP="00183DE4">
      <w:pPr>
        <w:shd w:val="clear" w:color="auto" w:fill="FFFFFF"/>
        <w:spacing w:line="240" w:lineRule="auto"/>
        <w:rPr>
          <w:rFonts w:ascii="Roboto" w:eastAsia="Times New Roman" w:hAnsi="Roboto"/>
          <w:color w:val="C00000"/>
          <w:spacing w:val="2"/>
          <w:sz w:val="20"/>
          <w:szCs w:val="20"/>
        </w:rPr>
      </w:pPr>
      <w:r>
        <w:rPr>
          <w:rFonts w:ascii="Roboto" w:eastAsia="Times New Roman" w:hAnsi="Roboto"/>
          <w:color w:val="C00000"/>
          <w:spacing w:val="2"/>
          <w:sz w:val="20"/>
          <w:szCs w:val="20"/>
        </w:rPr>
        <w:t>Author response: Thank you for the questions. We discuss material selection mostly in terms of wear properties because the outer surfaces are initially the nylon and carbon fiber chop “onyx” material. Other materials are added internally that will be either exposed during wear (joint surfaces) or provide structural support and added stiffness (continuous carbon fiber). We touch on this briefly in the paper since it was not the primary focus, “</w:t>
      </w:r>
      <w:r w:rsidRPr="005810A2">
        <w:rPr>
          <w:rFonts w:ascii="Roboto" w:eastAsia="Times New Roman" w:hAnsi="Roboto"/>
          <w:color w:val="C00000"/>
          <w:spacing w:val="2"/>
          <w:sz w:val="20"/>
          <w:szCs w:val="20"/>
        </w:rPr>
        <w:t xml:space="preserve">Each material gives the print different properties. For our parts, Kevlar is used to increase the life of components that roll, slide, or require high tensile strength </w:t>
      </w:r>
      <w:r>
        <w:rPr>
          <w:rFonts w:ascii="Roboto" w:eastAsia="Times New Roman" w:hAnsi="Roboto"/>
          <w:color w:val="C00000"/>
          <w:spacing w:val="2"/>
          <w:sz w:val="20"/>
          <w:szCs w:val="20"/>
        </w:rPr>
        <w:t>[48]</w:t>
      </w:r>
      <w:r w:rsidRPr="005810A2">
        <w:rPr>
          <w:rFonts w:ascii="Roboto" w:eastAsia="Times New Roman" w:hAnsi="Roboto"/>
          <w:color w:val="C00000"/>
          <w:spacing w:val="2"/>
          <w:sz w:val="20"/>
          <w:szCs w:val="20"/>
        </w:rPr>
        <w:t xml:space="preserve">. Parts that include Kevlar are the feet, knees, and hip joints. Carbon fiber is used to add rigidity to a part, along with giving the part a high strength to weight </w:t>
      </w:r>
      <w:r>
        <w:rPr>
          <w:rFonts w:ascii="Roboto" w:eastAsia="Times New Roman" w:hAnsi="Roboto"/>
          <w:color w:val="C00000"/>
          <w:spacing w:val="2"/>
          <w:sz w:val="20"/>
          <w:szCs w:val="20"/>
        </w:rPr>
        <w:t>[49].</w:t>
      </w:r>
      <w:r w:rsidRPr="005810A2">
        <w:rPr>
          <w:rFonts w:ascii="Roboto" w:eastAsia="Times New Roman" w:hAnsi="Roboto"/>
          <w:color w:val="C00000"/>
          <w:spacing w:val="2"/>
          <w:sz w:val="20"/>
          <w:szCs w:val="20"/>
        </w:rPr>
        <w:t xml:space="preserve"> Parts that include carbon fiber are the hips and the tibial and femur shafts.</w:t>
      </w:r>
    </w:p>
    <w:p w14:paraId="0FD12590" w14:textId="510AFA99" w:rsidR="00766740" w:rsidRDefault="00183DE4" w:rsidP="00183DE4">
      <w:pPr>
        <w:shd w:val="clear" w:color="auto" w:fill="FFFFFF"/>
        <w:spacing w:line="240" w:lineRule="auto"/>
        <w:rPr>
          <w:ins w:id="65" w:author="Alexander Hunt" w:date="2022-01-24T08:52:00Z"/>
          <w:rFonts w:ascii="Roboto" w:eastAsia="Times New Roman" w:hAnsi="Roboto"/>
          <w:color w:val="C00000"/>
          <w:spacing w:val="2"/>
          <w:sz w:val="20"/>
          <w:szCs w:val="20"/>
        </w:rPr>
      </w:pPr>
      <w:r>
        <w:rPr>
          <w:rFonts w:ascii="Roboto" w:eastAsia="Times New Roman" w:hAnsi="Roboto"/>
          <w:color w:val="C00000"/>
          <w:spacing w:val="2"/>
          <w:sz w:val="20"/>
          <w:szCs w:val="20"/>
        </w:rPr>
        <w:lastRenderedPageBreak/>
        <w:t>While computing the inertia and other properties of the constructed parts is outside the scope of our current paper, this would be another interesting branch of future research.</w:t>
      </w:r>
      <w:ins w:id="66" w:author="Alexander Hunt" w:date="2022-01-24T08:51:00Z">
        <w:r w:rsidR="00766740">
          <w:rPr>
            <w:rFonts w:ascii="Roboto" w:eastAsia="Times New Roman" w:hAnsi="Roboto"/>
            <w:color w:val="C00000"/>
            <w:spacing w:val="2"/>
            <w:sz w:val="20"/>
            <w:szCs w:val="20"/>
          </w:rPr>
          <w:t xml:space="preserve"> We have i</w:t>
        </w:r>
      </w:ins>
      <w:ins w:id="67" w:author="Alexander Hunt" w:date="2022-01-24T08:52:00Z">
        <w:r w:rsidR="00766740">
          <w:rPr>
            <w:rFonts w:ascii="Roboto" w:eastAsia="Times New Roman" w:hAnsi="Roboto"/>
            <w:color w:val="C00000"/>
            <w:spacing w:val="2"/>
            <w:sz w:val="20"/>
            <w:szCs w:val="20"/>
          </w:rPr>
          <w:t>ncluded the following in th</w:t>
        </w:r>
      </w:ins>
      <w:ins w:id="68" w:author="Alexander Hunt" w:date="2022-01-24T08:53:00Z">
        <w:r w:rsidR="00766740">
          <w:rPr>
            <w:rFonts w:ascii="Roboto" w:eastAsia="Times New Roman" w:hAnsi="Roboto"/>
            <w:color w:val="C00000"/>
            <w:spacing w:val="2"/>
            <w:sz w:val="20"/>
            <w:szCs w:val="20"/>
          </w:rPr>
          <w:t xml:space="preserve">is section </w:t>
        </w:r>
      </w:ins>
      <w:ins w:id="69" w:author="Alexander Hunt" w:date="2022-01-24T08:52:00Z">
        <w:r w:rsidR="00766740">
          <w:rPr>
            <w:rFonts w:ascii="Roboto" w:eastAsia="Times New Roman" w:hAnsi="Roboto"/>
            <w:color w:val="C00000"/>
            <w:spacing w:val="2"/>
            <w:sz w:val="20"/>
            <w:szCs w:val="20"/>
          </w:rPr>
          <w:t xml:space="preserve">to address </w:t>
        </w:r>
        <w:commentRangeStart w:id="70"/>
        <w:r w:rsidR="00766740">
          <w:rPr>
            <w:rFonts w:ascii="Roboto" w:eastAsia="Times New Roman" w:hAnsi="Roboto"/>
            <w:color w:val="C00000"/>
            <w:spacing w:val="2"/>
            <w:sz w:val="20"/>
            <w:szCs w:val="20"/>
          </w:rPr>
          <w:t>this</w:t>
        </w:r>
        <w:commentRangeEnd w:id="70"/>
        <w:r w:rsidR="00766740">
          <w:rPr>
            <w:rStyle w:val="CommentReference"/>
          </w:rPr>
          <w:commentReference w:id="70"/>
        </w:r>
      </w:ins>
      <w:ins w:id="71" w:author="Alexander Hunt" w:date="2022-01-24T08:54:00Z">
        <w:r w:rsidR="00766740">
          <w:rPr>
            <w:rFonts w:ascii="Roboto" w:eastAsia="Times New Roman" w:hAnsi="Roboto"/>
            <w:color w:val="C00000"/>
            <w:spacing w:val="2"/>
            <w:sz w:val="20"/>
            <w:szCs w:val="20"/>
          </w:rPr>
          <w:t xml:space="preserve"> on line XXX</w:t>
        </w:r>
      </w:ins>
      <w:ins w:id="72" w:author="Alexander Hunt" w:date="2022-01-24T08:52:00Z">
        <w:r w:rsidR="00766740">
          <w:rPr>
            <w:rFonts w:ascii="Roboto" w:eastAsia="Times New Roman" w:hAnsi="Roboto"/>
            <w:color w:val="C00000"/>
            <w:spacing w:val="2"/>
            <w:sz w:val="20"/>
            <w:szCs w:val="20"/>
          </w:rPr>
          <w:t>:</w:t>
        </w:r>
      </w:ins>
    </w:p>
    <w:p w14:paraId="08D12CA2" w14:textId="77777777" w:rsidR="00766740" w:rsidRDefault="00766740" w:rsidP="00766740">
      <w:pPr>
        <w:shd w:val="clear" w:color="auto" w:fill="FFFFFF"/>
        <w:spacing w:line="240" w:lineRule="auto"/>
        <w:ind w:left="720"/>
        <w:rPr>
          <w:ins w:id="73" w:author="Alexander Hunt" w:date="2022-01-24T08:54:00Z"/>
          <w:rFonts w:ascii="Roboto" w:eastAsia="Times New Roman" w:hAnsi="Roboto"/>
          <w:color w:val="666666"/>
          <w:spacing w:val="2"/>
          <w:sz w:val="20"/>
          <w:szCs w:val="20"/>
        </w:rPr>
      </w:pPr>
      <w:ins w:id="74" w:author="Alexander Hunt" w:date="2022-01-24T08:53:00Z">
        <w:r w:rsidRPr="00766740">
          <w:rPr>
            <w:rFonts w:ascii="Roboto" w:eastAsia="Times New Roman" w:hAnsi="Roboto"/>
            <w:color w:val="4472C4" w:themeColor="accent1"/>
            <w:spacing w:val="2"/>
            <w:sz w:val="20"/>
            <w:szCs w:val="20"/>
            <w:rPrChange w:id="75" w:author="Alexander Hunt" w:date="2022-01-24T08:54:00Z">
              <w:rPr>
                <w:rFonts w:ascii="Roboto" w:eastAsia="Times New Roman" w:hAnsi="Roboto"/>
                <w:color w:val="C00000"/>
                <w:spacing w:val="2"/>
                <w:sz w:val="20"/>
                <w:szCs w:val="20"/>
              </w:rPr>
            </w:rPrChange>
          </w:rPr>
          <w:t>While computing the inertia and other properties of the constructed parts is outside the scope of our current paper,</w:t>
        </w:r>
        <w:r w:rsidRPr="00766740">
          <w:rPr>
            <w:rFonts w:ascii="Roboto" w:eastAsia="Times New Roman" w:hAnsi="Roboto"/>
            <w:color w:val="4472C4" w:themeColor="accent1"/>
            <w:spacing w:val="2"/>
            <w:sz w:val="20"/>
            <w:szCs w:val="20"/>
            <w:rPrChange w:id="76" w:author="Alexander Hunt" w:date="2022-01-24T08:54:00Z">
              <w:rPr>
                <w:rFonts w:ascii="Roboto" w:eastAsia="Times New Roman" w:hAnsi="Roboto"/>
                <w:color w:val="C00000"/>
                <w:spacing w:val="2"/>
                <w:sz w:val="20"/>
                <w:szCs w:val="20"/>
              </w:rPr>
            </w:rPrChange>
          </w:rPr>
          <w:t xml:space="preserve"> we plan to address this with future work</w:t>
        </w:r>
        <w:r>
          <w:rPr>
            <w:rFonts w:ascii="Roboto" w:eastAsia="Times New Roman" w:hAnsi="Roboto"/>
            <w:color w:val="C00000"/>
            <w:spacing w:val="2"/>
            <w:sz w:val="20"/>
            <w:szCs w:val="20"/>
          </w:rPr>
          <w:t>.</w:t>
        </w:r>
      </w:ins>
      <w:r w:rsidR="00183DE4" w:rsidRPr="00910401">
        <w:rPr>
          <w:rFonts w:ascii="Roboto" w:eastAsia="Times New Roman" w:hAnsi="Roboto"/>
          <w:color w:val="666666"/>
          <w:spacing w:val="2"/>
          <w:sz w:val="20"/>
          <w:szCs w:val="20"/>
        </w:rPr>
        <w:br/>
      </w:r>
      <w:del w:id="77" w:author="Alexander Hunt" w:date="2022-01-24T08:54:00Z">
        <w:r w:rsidR="00183DE4" w:rsidRPr="00910401" w:rsidDel="00766740">
          <w:rPr>
            <w:rFonts w:ascii="Roboto" w:eastAsia="Times New Roman" w:hAnsi="Roboto"/>
            <w:color w:val="666666"/>
            <w:spacing w:val="2"/>
            <w:sz w:val="20"/>
            <w:szCs w:val="20"/>
          </w:rPr>
          <w:br/>
        </w:r>
      </w:del>
    </w:p>
    <w:p w14:paraId="19A0CD53" w14:textId="4F22E5A8" w:rsidR="00183DE4" w:rsidRDefault="00183DE4" w:rsidP="00766740">
      <w:pPr>
        <w:shd w:val="clear" w:color="auto" w:fill="FFFFFF"/>
        <w:spacing w:line="240" w:lineRule="auto"/>
        <w:rPr>
          <w:rFonts w:ascii="Roboto" w:eastAsia="Times New Roman" w:hAnsi="Roboto"/>
          <w:color w:val="666666"/>
          <w:spacing w:val="2"/>
          <w:sz w:val="20"/>
          <w:szCs w:val="20"/>
        </w:rPr>
      </w:pPr>
      <w:r w:rsidRPr="00910401">
        <w:rPr>
          <w:rFonts w:ascii="Roboto" w:eastAsia="Times New Roman" w:hAnsi="Roboto"/>
          <w:color w:val="666666"/>
          <w:spacing w:val="2"/>
          <w:sz w:val="20"/>
          <w:szCs w:val="20"/>
        </w:rPr>
        <w:t xml:space="preserve">It would be preferable to represent joint stiffness values in Nm/rad, which </w:t>
      </w:r>
      <w:proofErr w:type="gramStart"/>
      <w:r w:rsidRPr="00910401">
        <w:rPr>
          <w:rFonts w:ascii="Roboto" w:eastAsia="Times New Roman" w:hAnsi="Roboto"/>
          <w:color w:val="666666"/>
          <w:spacing w:val="2"/>
          <w:sz w:val="20"/>
          <w:szCs w:val="20"/>
        </w:rPr>
        <w:t>the majority of</w:t>
      </w:r>
      <w:proofErr w:type="gramEnd"/>
      <w:r w:rsidRPr="00910401">
        <w:rPr>
          <w:rFonts w:ascii="Roboto" w:eastAsia="Times New Roman" w:hAnsi="Roboto"/>
          <w:color w:val="666666"/>
          <w:spacing w:val="2"/>
          <w:sz w:val="20"/>
          <w:szCs w:val="20"/>
        </w:rPr>
        <w:t xml:space="preserve"> readers would be more comfortable with; this would also allow them to quickly draw comparisons with mechanisms/robots that they are familiar with.</w:t>
      </w:r>
      <w:r>
        <w:rPr>
          <w:rFonts w:ascii="Roboto" w:eastAsia="Times New Roman" w:hAnsi="Roboto"/>
          <w:color w:val="666666"/>
          <w:spacing w:val="2"/>
          <w:sz w:val="20"/>
          <w:szCs w:val="20"/>
        </w:rPr>
        <w:t xml:space="preserve"> </w:t>
      </w:r>
    </w:p>
    <w:p w14:paraId="48F19B81"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t>Author response: Thank you for your suggestion! We believe that because we report all other angle measurements in the paper in degrees and because human range of motion is typically reported in degrees, it would be easier for the reader to follow if we kept this convention. We recognize that for some it may be better to represent the values in Nm/rad, so we’ve included the conversion were applicable in the text. For example, “</w:t>
      </w:r>
      <w:r w:rsidRPr="004A13DC">
        <w:rPr>
          <w:rFonts w:ascii="Roboto" w:eastAsia="Times New Roman" w:hAnsi="Roboto"/>
          <w:color w:val="C00000"/>
          <w:spacing w:val="2"/>
          <w:sz w:val="20"/>
          <w:szCs w:val="20"/>
        </w:rPr>
        <w:t>The stiffness at 20 psi (the closest to that of a human) is 1.3 Nm/deg</w:t>
      </w:r>
      <w:r>
        <w:rPr>
          <w:rFonts w:ascii="Roboto" w:eastAsia="Times New Roman" w:hAnsi="Roboto"/>
          <w:color w:val="C00000"/>
          <w:spacing w:val="2"/>
          <w:sz w:val="20"/>
          <w:szCs w:val="20"/>
        </w:rPr>
        <w:t xml:space="preserve"> </w:t>
      </w:r>
      <w:r w:rsidRPr="004A13DC">
        <w:rPr>
          <w:rFonts w:ascii="Roboto" w:eastAsia="Times New Roman" w:hAnsi="Roboto"/>
          <w:color w:val="C00000"/>
          <w:spacing w:val="2"/>
          <w:sz w:val="20"/>
          <w:szCs w:val="20"/>
        </w:rPr>
        <w:t>(74.49 Nm/rad) for plantar-flexion, and 2.4 Nm/deg</w:t>
      </w:r>
      <w:r>
        <w:rPr>
          <w:rFonts w:ascii="Roboto" w:eastAsia="Times New Roman" w:hAnsi="Roboto"/>
          <w:color w:val="C00000"/>
          <w:spacing w:val="2"/>
          <w:sz w:val="20"/>
          <w:szCs w:val="20"/>
        </w:rPr>
        <w:t xml:space="preserve"> </w:t>
      </w:r>
      <w:r w:rsidRPr="004A13DC">
        <w:rPr>
          <w:rFonts w:ascii="Roboto" w:eastAsia="Times New Roman" w:hAnsi="Roboto"/>
          <w:color w:val="C00000"/>
          <w:spacing w:val="2"/>
          <w:sz w:val="20"/>
          <w:szCs w:val="20"/>
        </w:rPr>
        <w:t>(137.51 Nm/deg) for dorsi-flexion.</w:t>
      </w:r>
      <w:r w:rsidRPr="00910401">
        <w:rPr>
          <w:rFonts w:ascii="Roboto" w:eastAsia="Times New Roman" w:hAnsi="Roboto"/>
          <w:color w:val="666666"/>
          <w:spacing w:val="2"/>
          <w:sz w:val="20"/>
          <w:szCs w:val="20"/>
        </w:rPr>
        <w:br/>
      </w:r>
      <w:r w:rsidRPr="00910401">
        <w:rPr>
          <w:rFonts w:ascii="Roboto" w:eastAsia="Times New Roman" w:hAnsi="Roboto"/>
          <w:color w:val="666666"/>
          <w:spacing w:val="2"/>
          <w:sz w:val="20"/>
          <w:szCs w:val="20"/>
        </w:rPr>
        <w:br/>
        <w:t xml:space="preserve">It would also be desirable to include some stiffness plots, </w:t>
      </w:r>
      <w:proofErr w:type="gramStart"/>
      <w:r w:rsidRPr="00910401">
        <w:rPr>
          <w:rFonts w:ascii="Roboto" w:eastAsia="Times New Roman" w:hAnsi="Roboto"/>
          <w:color w:val="666666"/>
          <w:spacing w:val="2"/>
          <w:sz w:val="20"/>
          <w:szCs w:val="20"/>
        </w:rPr>
        <w:t>so as to</w:t>
      </w:r>
      <w:proofErr w:type="gramEnd"/>
      <w:r w:rsidRPr="00910401">
        <w:rPr>
          <w:rFonts w:ascii="Roboto" w:eastAsia="Times New Roman" w:hAnsi="Roboto"/>
          <w:color w:val="666666"/>
          <w:spacing w:val="2"/>
          <w:sz w:val="20"/>
          <w:szCs w:val="20"/>
        </w:rPr>
        <w:t xml:space="preserve"> demonstrate the linearity and/or nonlinearity in the different joints. Although this can be inferred from some of the other plots, it would still be preferable to provide a few stiffness plots.</w:t>
      </w:r>
    </w:p>
    <w:p w14:paraId="77E78019"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t xml:space="preserve">Author response: Thank you for the suggestion. Since the paper is already quite long and contains a large quantity of figures, we’ve opted to discuss the linearized stiffness in the text instead. For </w:t>
      </w:r>
      <w:commentRangeStart w:id="78"/>
      <w:proofErr w:type="gramStart"/>
      <w:r>
        <w:rPr>
          <w:rFonts w:ascii="Roboto" w:eastAsia="Times New Roman" w:hAnsi="Roboto"/>
          <w:color w:val="C00000"/>
          <w:spacing w:val="2"/>
          <w:sz w:val="20"/>
          <w:szCs w:val="20"/>
        </w:rPr>
        <w:t>example</w:t>
      </w:r>
      <w:commentRangeEnd w:id="78"/>
      <w:proofErr w:type="gramEnd"/>
      <w:r w:rsidR="00766740">
        <w:rPr>
          <w:rStyle w:val="CommentReference"/>
        </w:rPr>
        <w:commentReference w:id="78"/>
      </w:r>
      <w:r>
        <w:rPr>
          <w:rFonts w:ascii="Roboto" w:eastAsia="Times New Roman" w:hAnsi="Roboto"/>
          <w:color w:val="C00000"/>
          <w:spacing w:val="2"/>
          <w:sz w:val="20"/>
          <w:szCs w:val="20"/>
        </w:rPr>
        <w:t>, “</w:t>
      </w:r>
      <w:r w:rsidRPr="004A5BFA">
        <w:rPr>
          <w:rFonts w:ascii="Roboto" w:eastAsia="Times New Roman" w:hAnsi="Roboto"/>
          <w:color w:val="C00000"/>
          <w:spacing w:val="2"/>
          <w:sz w:val="20"/>
          <w:szCs w:val="20"/>
        </w:rPr>
        <w:t>The linearized stiffness for the human joint is approximately 0.32 Nm/deg</w:t>
      </w:r>
      <w:r>
        <w:rPr>
          <w:rFonts w:ascii="Roboto" w:eastAsia="Times New Roman" w:hAnsi="Roboto"/>
          <w:color w:val="C00000"/>
          <w:spacing w:val="2"/>
          <w:sz w:val="20"/>
          <w:szCs w:val="20"/>
        </w:rPr>
        <w:t xml:space="preserve"> </w:t>
      </w:r>
      <w:r w:rsidRPr="004A5BFA">
        <w:rPr>
          <w:rFonts w:ascii="Roboto" w:eastAsia="Times New Roman" w:hAnsi="Roboto"/>
          <w:color w:val="C00000"/>
          <w:spacing w:val="2"/>
          <w:sz w:val="20"/>
          <w:szCs w:val="20"/>
        </w:rPr>
        <w:t>(18.33 Nm/rad) for abduction, and 0.84 Nm/deg</w:t>
      </w:r>
      <w:r>
        <w:rPr>
          <w:rFonts w:ascii="Roboto" w:eastAsia="Times New Roman" w:hAnsi="Roboto"/>
          <w:color w:val="C00000"/>
          <w:spacing w:val="2"/>
          <w:sz w:val="20"/>
          <w:szCs w:val="20"/>
        </w:rPr>
        <w:t xml:space="preserve"> </w:t>
      </w:r>
      <w:r w:rsidRPr="004A5BFA">
        <w:rPr>
          <w:rFonts w:ascii="Roboto" w:eastAsia="Times New Roman" w:hAnsi="Roboto"/>
          <w:color w:val="C00000"/>
          <w:spacing w:val="2"/>
          <w:sz w:val="20"/>
          <w:szCs w:val="20"/>
        </w:rPr>
        <w:t>(48.13 Nm/rad) for adduction.</w:t>
      </w:r>
      <w:r>
        <w:rPr>
          <w:rFonts w:ascii="Roboto" w:eastAsia="Times New Roman" w:hAnsi="Roboto"/>
          <w:color w:val="C00000"/>
          <w:spacing w:val="2"/>
          <w:sz w:val="20"/>
          <w:szCs w:val="20"/>
        </w:rPr>
        <w:t xml:space="preserve">” </w:t>
      </w:r>
      <w:r w:rsidRPr="00910401">
        <w:rPr>
          <w:rFonts w:ascii="Roboto" w:eastAsia="Times New Roman" w:hAnsi="Roboto"/>
          <w:color w:val="666666"/>
          <w:spacing w:val="2"/>
          <w:sz w:val="20"/>
          <w:szCs w:val="20"/>
        </w:rPr>
        <w:br/>
      </w:r>
      <w:r w:rsidRPr="00910401">
        <w:rPr>
          <w:rFonts w:ascii="Roboto" w:eastAsia="Times New Roman" w:hAnsi="Roboto"/>
          <w:color w:val="666666"/>
          <w:spacing w:val="2"/>
          <w:sz w:val="20"/>
          <w:szCs w:val="20"/>
        </w:rPr>
        <w:br/>
        <w:t>The manuscript contains a considerable number of references, although none of these pertain to active stiffness (impedance) control of humanoid robots, which is a very relevant topic. Please include a few citations relating to active stiffness/impedance control of bipedal machines.</w:t>
      </w:r>
    </w:p>
    <w:p w14:paraId="072A2FEE" w14:textId="77777777" w:rsidR="00183DE4" w:rsidRPr="00B51C0D" w:rsidRDefault="00183DE4" w:rsidP="00183DE4">
      <w:pPr>
        <w:shd w:val="clear" w:color="auto" w:fill="FFFFFF"/>
        <w:spacing w:line="240" w:lineRule="auto"/>
        <w:rPr>
          <w:rFonts w:ascii="Roboto" w:eastAsia="Times New Roman" w:hAnsi="Roboto"/>
          <w:color w:val="C00000"/>
          <w:spacing w:val="2"/>
          <w:sz w:val="20"/>
          <w:szCs w:val="20"/>
        </w:rPr>
      </w:pPr>
      <w:r>
        <w:rPr>
          <w:rFonts w:ascii="Roboto" w:eastAsia="Times New Roman" w:hAnsi="Roboto"/>
          <w:color w:val="C00000"/>
          <w:spacing w:val="2"/>
          <w:sz w:val="20"/>
          <w:szCs w:val="20"/>
        </w:rPr>
        <w:t xml:space="preserve">Author response: We appreciate the reviewer’s thoroughness and thoughtfulness regarding the ways this work could be expanded! We’ve included a paragraph in the </w:t>
      </w:r>
      <w:commentRangeStart w:id="79"/>
      <w:r>
        <w:rPr>
          <w:rFonts w:ascii="Roboto" w:eastAsia="Times New Roman" w:hAnsi="Roboto"/>
          <w:color w:val="C00000"/>
          <w:spacing w:val="2"/>
          <w:sz w:val="20"/>
          <w:szCs w:val="20"/>
        </w:rPr>
        <w:t xml:space="preserve">discussion </w:t>
      </w:r>
      <w:commentRangeEnd w:id="79"/>
      <w:r w:rsidR="00766740">
        <w:rPr>
          <w:rStyle w:val="CommentReference"/>
        </w:rPr>
        <w:commentReference w:id="79"/>
      </w:r>
      <w:r>
        <w:rPr>
          <w:rFonts w:ascii="Roboto" w:eastAsia="Times New Roman" w:hAnsi="Roboto"/>
          <w:color w:val="C00000"/>
          <w:spacing w:val="2"/>
          <w:sz w:val="20"/>
          <w:szCs w:val="20"/>
        </w:rPr>
        <w:t>based on one of the previous comments discussing using active control to augment the properties of the joints in real time and have added two references to active impedance control [58] and [59].</w:t>
      </w:r>
      <w:r w:rsidRPr="00910401">
        <w:rPr>
          <w:rFonts w:ascii="Roboto" w:eastAsia="Times New Roman" w:hAnsi="Roboto"/>
          <w:color w:val="666666"/>
          <w:spacing w:val="2"/>
          <w:sz w:val="20"/>
          <w:szCs w:val="20"/>
        </w:rPr>
        <w:br/>
      </w:r>
      <w:r w:rsidRPr="00910401">
        <w:rPr>
          <w:rFonts w:ascii="Roboto" w:eastAsia="Times New Roman" w:hAnsi="Roboto"/>
          <w:color w:val="666666"/>
          <w:spacing w:val="2"/>
          <w:sz w:val="20"/>
          <w:szCs w:val="20"/>
        </w:rPr>
        <w:br/>
        <w:t>Specific Comments</w:t>
      </w:r>
      <w:r w:rsidRPr="00910401">
        <w:rPr>
          <w:rFonts w:ascii="Roboto" w:eastAsia="Times New Roman" w:hAnsi="Roboto"/>
          <w:color w:val="666666"/>
          <w:spacing w:val="2"/>
          <w:sz w:val="20"/>
          <w:szCs w:val="20"/>
        </w:rPr>
        <w:br/>
      </w:r>
      <w:r w:rsidRPr="00910401">
        <w:rPr>
          <w:rFonts w:ascii="Roboto" w:eastAsia="Times New Roman" w:hAnsi="Roboto"/>
          <w:color w:val="666666"/>
          <w:spacing w:val="2"/>
          <w:sz w:val="20"/>
          <w:szCs w:val="20"/>
        </w:rPr>
        <w:br/>
        <w:t>A few minor points are listed below:</w:t>
      </w:r>
      <w:r w:rsidRPr="00910401">
        <w:rPr>
          <w:rFonts w:ascii="Roboto" w:eastAsia="Times New Roman" w:hAnsi="Roboto"/>
          <w:color w:val="666666"/>
          <w:spacing w:val="2"/>
          <w:sz w:val="20"/>
          <w:szCs w:val="20"/>
        </w:rPr>
        <w:br/>
        <w:t xml:space="preserve">• </w:t>
      </w:r>
      <w:bookmarkStart w:id="80" w:name="_Hlk93145057"/>
      <w:r w:rsidRPr="00910401">
        <w:rPr>
          <w:rFonts w:ascii="Roboto" w:eastAsia="Times New Roman" w:hAnsi="Roboto"/>
          <w:color w:val="666666"/>
          <w:spacing w:val="2"/>
          <w:sz w:val="20"/>
          <w:szCs w:val="20"/>
        </w:rPr>
        <w:t xml:space="preserve">“… various muscles in the body, sensory feedback helps …” </w:t>
      </w:r>
      <w:bookmarkEnd w:id="80"/>
      <w:r w:rsidRPr="00910401">
        <w:rPr>
          <w:rFonts w:ascii="Roboto" w:eastAsia="Times New Roman" w:hAnsi="Roboto"/>
          <w:color w:val="666666"/>
          <w:spacing w:val="2"/>
          <w:sz w:val="20"/>
          <w:szCs w:val="20"/>
        </w:rPr>
        <w:t xml:space="preserve">– Inclusion of a semicolon or </w:t>
      </w:r>
      <w:proofErr w:type="spellStart"/>
      <w:r w:rsidRPr="00910401">
        <w:rPr>
          <w:rFonts w:ascii="Roboto" w:eastAsia="Times New Roman" w:hAnsi="Roboto"/>
          <w:color w:val="666666"/>
          <w:spacing w:val="2"/>
          <w:sz w:val="20"/>
          <w:szCs w:val="20"/>
        </w:rPr>
        <w:t>en</w:t>
      </w:r>
      <w:proofErr w:type="spellEnd"/>
      <w:r w:rsidRPr="00910401">
        <w:rPr>
          <w:rFonts w:ascii="Roboto" w:eastAsia="Times New Roman" w:hAnsi="Roboto"/>
          <w:color w:val="666666"/>
          <w:spacing w:val="2"/>
          <w:sz w:val="20"/>
          <w:szCs w:val="20"/>
        </w:rPr>
        <w:t xml:space="preserve"> dash after “body” would probably improve clarity.</w:t>
      </w:r>
    </w:p>
    <w:p w14:paraId="787D5FDA" w14:textId="77777777" w:rsidR="00183DE4" w:rsidRPr="0009040D" w:rsidRDefault="00183DE4" w:rsidP="00183DE4">
      <w:pPr>
        <w:shd w:val="clear" w:color="auto" w:fill="FFFFFF"/>
        <w:spacing w:line="240" w:lineRule="auto"/>
        <w:rPr>
          <w:rFonts w:ascii="Roboto" w:eastAsia="Times New Roman" w:hAnsi="Roboto"/>
          <w:color w:val="C00000"/>
          <w:spacing w:val="2"/>
          <w:sz w:val="20"/>
          <w:szCs w:val="20"/>
        </w:rPr>
      </w:pPr>
      <w:r>
        <w:rPr>
          <w:rFonts w:ascii="Roboto" w:eastAsia="Times New Roman" w:hAnsi="Roboto"/>
          <w:color w:val="C00000"/>
          <w:spacing w:val="2"/>
          <w:sz w:val="20"/>
          <w:szCs w:val="20"/>
        </w:rPr>
        <w:t>Author response: Thank you, we agree this improves the clarity and the line now reads, “</w:t>
      </w:r>
      <w:r w:rsidRPr="0009040D">
        <w:rPr>
          <w:rFonts w:ascii="Roboto" w:eastAsia="Times New Roman" w:hAnsi="Roboto"/>
          <w:color w:val="C00000"/>
          <w:spacing w:val="2"/>
          <w:sz w:val="20"/>
          <w:szCs w:val="20"/>
        </w:rPr>
        <w:t>… various muscles in the body</w:t>
      </w:r>
      <w:r>
        <w:rPr>
          <w:rFonts w:ascii="Roboto" w:eastAsia="Times New Roman" w:hAnsi="Roboto"/>
          <w:color w:val="C00000"/>
          <w:spacing w:val="2"/>
          <w:sz w:val="20"/>
          <w:szCs w:val="20"/>
        </w:rPr>
        <w:t xml:space="preserve"> – </w:t>
      </w:r>
      <w:r w:rsidRPr="0009040D">
        <w:rPr>
          <w:rFonts w:ascii="Roboto" w:eastAsia="Times New Roman" w:hAnsi="Roboto"/>
          <w:color w:val="C00000"/>
          <w:spacing w:val="2"/>
          <w:sz w:val="20"/>
          <w:szCs w:val="20"/>
        </w:rPr>
        <w:t>sensory feedback helps …”</w:t>
      </w:r>
      <w:r>
        <w:rPr>
          <w:rFonts w:ascii="Roboto" w:eastAsia="Times New Roman" w:hAnsi="Roboto"/>
          <w:color w:val="C00000"/>
          <w:spacing w:val="2"/>
          <w:sz w:val="20"/>
          <w:szCs w:val="20"/>
        </w:rPr>
        <w:br/>
      </w:r>
      <w:r w:rsidRPr="00910401">
        <w:rPr>
          <w:rFonts w:ascii="Roboto" w:eastAsia="Times New Roman" w:hAnsi="Roboto"/>
          <w:color w:val="666666"/>
          <w:spacing w:val="2"/>
          <w:sz w:val="20"/>
          <w:szCs w:val="20"/>
        </w:rPr>
        <w:br/>
        <w:t>• “Changes to both a physical model and its …” – Physical or mathematical?</w:t>
      </w:r>
    </w:p>
    <w:p w14:paraId="7CD31658"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t>Author response: We appreciate you pointing this out, we meant mathematical model, so the line is now, “Changes to both a mathematical model and its…”</w:t>
      </w:r>
      <w:r>
        <w:rPr>
          <w:rFonts w:ascii="Roboto" w:eastAsia="Times New Roman" w:hAnsi="Roboto"/>
          <w:color w:val="C00000"/>
          <w:spacing w:val="2"/>
          <w:sz w:val="20"/>
          <w:szCs w:val="20"/>
        </w:rPr>
        <w:br/>
      </w:r>
      <w:r w:rsidRPr="00910401">
        <w:rPr>
          <w:rFonts w:ascii="Roboto" w:eastAsia="Times New Roman" w:hAnsi="Roboto"/>
          <w:color w:val="666666"/>
          <w:spacing w:val="2"/>
          <w:sz w:val="20"/>
          <w:szCs w:val="20"/>
        </w:rPr>
        <w:br/>
        <w:t>• “have demonstrated how the unique kinematic and …” – Kinematic is an adjective but used as a noun here.</w:t>
      </w:r>
    </w:p>
    <w:p w14:paraId="490D1A64"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lastRenderedPageBreak/>
        <w:t>Author response: Thank you for drawing our attention to this. We agree the sentence was not clear and has been reworded to, “… have demonstrated how the unique musculature and bone arrangement of the human body provides natural dynamics that may simplify control.”</w:t>
      </w:r>
      <w:r>
        <w:rPr>
          <w:rFonts w:ascii="Roboto" w:eastAsia="Times New Roman" w:hAnsi="Roboto"/>
          <w:color w:val="C00000"/>
          <w:spacing w:val="2"/>
          <w:sz w:val="20"/>
          <w:szCs w:val="20"/>
        </w:rPr>
        <w:br/>
      </w:r>
      <w:r w:rsidRPr="00910401">
        <w:rPr>
          <w:rFonts w:ascii="Roboto" w:eastAsia="Times New Roman" w:hAnsi="Roboto"/>
          <w:color w:val="666666"/>
          <w:spacing w:val="2"/>
          <w:sz w:val="20"/>
          <w:szCs w:val="20"/>
        </w:rPr>
        <w:br/>
        <w:t>• The term “bones”, in the Introduction, should either be explained from the outset, or placed in inverted commas.</w:t>
      </w:r>
    </w:p>
    <w:p w14:paraId="16BA41E0"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t>Author response: Thank you, the term in question was changed to, ‘</w:t>
      </w:r>
      <w:proofErr w:type="gramStart"/>
      <w:r>
        <w:rPr>
          <w:rFonts w:ascii="Roboto" w:eastAsia="Times New Roman" w:hAnsi="Roboto"/>
          <w:color w:val="C00000"/>
          <w:spacing w:val="2"/>
          <w:sz w:val="20"/>
          <w:szCs w:val="20"/>
        </w:rPr>
        <w:t>bones‘</w:t>
      </w:r>
      <w:proofErr w:type="gramEnd"/>
      <w:r>
        <w:rPr>
          <w:rFonts w:ascii="Roboto" w:eastAsia="Times New Roman" w:hAnsi="Roboto"/>
          <w:color w:val="C00000"/>
          <w:spacing w:val="2"/>
          <w:sz w:val="20"/>
          <w:szCs w:val="20"/>
        </w:rPr>
        <w:t>.</w:t>
      </w:r>
      <w:r>
        <w:rPr>
          <w:rFonts w:ascii="Roboto" w:eastAsia="Times New Roman" w:hAnsi="Roboto"/>
          <w:color w:val="C00000"/>
          <w:spacing w:val="2"/>
          <w:sz w:val="20"/>
          <w:szCs w:val="20"/>
        </w:rPr>
        <w:br/>
      </w:r>
      <w:r w:rsidRPr="00910401">
        <w:rPr>
          <w:rFonts w:ascii="Roboto" w:eastAsia="Times New Roman" w:hAnsi="Roboto"/>
          <w:color w:val="666666"/>
          <w:spacing w:val="2"/>
          <w:sz w:val="20"/>
          <w:szCs w:val="20"/>
        </w:rPr>
        <w:br/>
        <w:t>• “These models are then printed using …” – Models of what? Please specify.</w:t>
      </w:r>
    </w:p>
    <w:p w14:paraId="027DF629"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t>Author response: We understand how this may be confusing, we’ve clarified this, so the sentence now reads, “The 3D models are then printed…”</w:t>
      </w:r>
      <w:r>
        <w:rPr>
          <w:rFonts w:ascii="Roboto" w:eastAsia="Times New Roman" w:hAnsi="Roboto"/>
          <w:color w:val="C00000"/>
          <w:spacing w:val="2"/>
          <w:sz w:val="20"/>
          <w:szCs w:val="20"/>
        </w:rPr>
        <w:br/>
      </w:r>
      <w:r w:rsidRPr="00910401">
        <w:rPr>
          <w:rFonts w:ascii="Roboto" w:eastAsia="Times New Roman" w:hAnsi="Roboto"/>
          <w:color w:val="666666"/>
          <w:spacing w:val="2"/>
          <w:sz w:val="20"/>
          <w:szCs w:val="20"/>
        </w:rPr>
        <w:br/>
        <w:t>• “This paper details the design process and results of …” – What kind of results? Please specify.</w:t>
      </w:r>
    </w:p>
    <w:p w14:paraId="355936D2"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t>Author response: Thank you for the feedback. The sentence now reads, “</w:t>
      </w:r>
      <w:r w:rsidRPr="0003746E">
        <w:rPr>
          <w:rFonts w:ascii="Roboto" w:eastAsia="Times New Roman" w:hAnsi="Roboto"/>
          <w:color w:val="C00000"/>
          <w:spacing w:val="2"/>
          <w:sz w:val="20"/>
          <w:szCs w:val="20"/>
        </w:rPr>
        <w:t>This paper details the design process then determines the kinematic and kinetic properties of the 3D printed robotic skeletal system.</w:t>
      </w:r>
      <w:r>
        <w:rPr>
          <w:rFonts w:ascii="Roboto" w:eastAsia="Times New Roman" w:hAnsi="Roboto"/>
          <w:color w:val="C00000"/>
          <w:spacing w:val="2"/>
          <w:sz w:val="20"/>
          <w:szCs w:val="20"/>
        </w:rPr>
        <w:t>”</w:t>
      </w:r>
      <w:r>
        <w:rPr>
          <w:rFonts w:ascii="Roboto" w:eastAsia="Times New Roman" w:hAnsi="Roboto"/>
          <w:color w:val="666666"/>
          <w:spacing w:val="2"/>
          <w:sz w:val="20"/>
          <w:szCs w:val="20"/>
        </w:rPr>
        <w:br/>
      </w:r>
      <w:r w:rsidRPr="00910401">
        <w:rPr>
          <w:rFonts w:ascii="Roboto" w:eastAsia="Times New Roman" w:hAnsi="Roboto"/>
          <w:color w:val="666666"/>
          <w:spacing w:val="2"/>
          <w:sz w:val="20"/>
          <w:szCs w:val="20"/>
        </w:rPr>
        <w:br/>
        <w:t>• “The accepted range of motion for the adult male …” – Please clarify the meaning of “accepted” here.</w:t>
      </w:r>
    </w:p>
    <w:p w14:paraId="3A98EB69"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t xml:space="preserve">Author response: We agree the wording was confusing, we meant the average range of </w:t>
      </w:r>
      <w:proofErr w:type="gramStart"/>
      <w:r>
        <w:rPr>
          <w:rFonts w:ascii="Roboto" w:eastAsia="Times New Roman" w:hAnsi="Roboto"/>
          <w:color w:val="C00000"/>
          <w:spacing w:val="2"/>
          <w:sz w:val="20"/>
          <w:szCs w:val="20"/>
        </w:rPr>
        <w:t>motion</w:t>
      </w:r>
      <w:proofErr w:type="gramEnd"/>
      <w:r>
        <w:rPr>
          <w:rFonts w:ascii="Roboto" w:eastAsia="Times New Roman" w:hAnsi="Roboto"/>
          <w:color w:val="C00000"/>
          <w:spacing w:val="2"/>
          <w:sz w:val="20"/>
          <w:szCs w:val="20"/>
        </w:rPr>
        <w:t xml:space="preserve"> so the sentence was corrected to read, “The average range of motion for the adult male…”</w:t>
      </w:r>
      <w:r>
        <w:rPr>
          <w:rFonts w:ascii="Roboto" w:eastAsia="Times New Roman" w:hAnsi="Roboto"/>
          <w:color w:val="C00000"/>
          <w:spacing w:val="2"/>
          <w:sz w:val="20"/>
          <w:szCs w:val="20"/>
        </w:rPr>
        <w:br/>
      </w:r>
      <w:r w:rsidRPr="00910401">
        <w:rPr>
          <w:rFonts w:ascii="Roboto" w:eastAsia="Times New Roman" w:hAnsi="Roboto"/>
          <w:color w:val="666666"/>
          <w:spacing w:val="2"/>
          <w:sz w:val="20"/>
          <w:szCs w:val="20"/>
        </w:rPr>
        <w:br/>
        <w:t>• “To replicate this stiffness, ball-and-socket is surrounded with a Festo DMSP-40 and pressurized the system.” – Please paraphrase for clarity.</w:t>
      </w:r>
    </w:p>
    <w:p w14:paraId="178BF2D0"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t>Author response: We agree with the reviewer this can be better clarified by paraphrasing. The sentence is now, “</w:t>
      </w:r>
      <w:r w:rsidRPr="009913C9">
        <w:rPr>
          <w:rFonts w:ascii="Roboto" w:eastAsia="Times New Roman" w:hAnsi="Roboto"/>
          <w:color w:val="C00000"/>
          <w:spacing w:val="2"/>
          <w:sz w:val="20"/>
          <w:szCs w:val="20"/>
        </w:rPr>
        <w:t>To replicate this stiffness, the ball-and-socket is surrounded with a BPA and the system is pressurized.</w:t>
      </w:r>
      <w:r>
        <w:rPr>
          <w:rFonts w:ascii="Roboto" w:eastAsia="Times New Roman" w:hAnsi="Roboto"/>
          <w:color w:val="C00000"/>
          <w:spacing w:val="2"/>
          <w:sz w:val="20"/>
          <w:szCs w:val="20"/>
        </w:rPr>
        <w:t>”</w:t>
      </w:r>
      <w:r>
        <w:rPr>
          <w:rFonts w:ascii="Roboto" w:eastAsia="Times New Roman" w:hAnsi="Roboto"/>
          <w:color w:val="C00000"/>
          <w:spacing w:val="2"/>
          <w:sz w:val="20"/>
          <w:szCs w:val="20"/>
        </w:rPr>
        <w:br/>
      </w:r>
      <w:r w:rsidRPr="00910401">
        <w:rPr>
          <w:rFonts w:ascii="Roboto" w:eastAsia="Times New Roman" w:hAnsi="Roboto"/>
          <w:color w:val="666666"/>
          <w:spacing w:val="2"/>
          <w:sz w:val="20"/>
          <w:szCs w:val="20"/>
        </w:rPr>
        <w:br/>
        <w:t>• “… the robot knee is a completely rigid joint” – Is this really the case?</w:t>
      </w:r>
    </w:p>
    <w:p w14:paraId="6EEEDCF7"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t xml:space="preserve">Author response: Thank you for the question. The joint is comprised of two rigid loading surfaces and a rigid linkage, however the phrase “completely rigid” may be causing confusion so the sentence now reads, “… the robot knee is a rigid joint” </w:t>
      </w:r>
      <w:r>
        <w:rPr>
          <w:rFonts w:ascii="Roboto" w:eastAsia="Times New Roman" w:hAnsi="Roboto"/>
          <w:color w:val="666666"/>
          <w:spacing w:val="2"/>
          <w:sz w:val="20"/>
          <w:szCs w:val="20"/>
        </w:rPr>
        <w:br/>
      </w:r>
      <w:r w:rsidRPr="00910401">
        <w:rPr>
          <w:rFonts w:ascii="Roboto" w:eastAsia="Times New Roman" w:hAnsi="Roboto"/>
          <w:color w:val="666666"/>
          <w:spacing w:val="2"/>
          <w:sz w:val="20"/>
          <w:szCs w:val="20"/>
        </w:rPr>
        <w:br/>
        <w:t>• “The medial attachment point can be seen below in Fig. 14 …” – This figure currently appears above the text, not below.</w:t>
      </w:r>
    </w:p>
    <w:p w14:paraId="5C9FF3E7"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t>Author response: We appreciate the reviewer highlighting this discrepancy. The text has been changed to read, “The medial attachment point can be seen in Fig. 14…”</w:t>
      </w:r>
      <w:r>
        <w:rPr>
          <w:rFonts w:ascii="Roboto" w:eastAsia="Times New Roman" w:hAnsi="Roboto"/>
          <w:color w:val="666666"/>
          <w:spacing w:val="2"/>
          <w:sz w:val="20"/>
          <w:szCs w:val="20"/>
        </w:rPr>
        <w:br/>
      </w:r>
      <w:r w:rsidRPr="00910401">
        <w:rPr>
          <w:rFonts w:ascii="Roboto" w:eastAsia="Times New Roman" w:hAnsi="Roboto"/>
          <w:color w:val="666666"/>
          <w:spacing w:val="2"/>
          <w:sz w:val="20"/>
          <w:szCs w:val="20"/>
        </w:rPr>
        <w:br/>
        <w:t>• “This design also increases the internal pressure of the ankle during the toe off phase of gait…” – Please elaborate on how this is effectuated.</w:t>
      </w:r>
    </w:p>
    <w:p w14:paraId="7F5CCEA3"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t>Author response: We think this is an excellent point and the reviewer’s suggestion helps highlight an important aspect to the design. We’ve reworded the sentence to say, “</w:t>
      </w:r>
      <w:r w:rsidRPr="00BA35B3">
        <w:rPr>
          <w:rFonts w:ascii="Roboto" w:eastAsia="Times New Roman" w:hAnsi="Roboto"/>
          <w:color w:val="C00000"/>
          <w:spacing w:val="2"/>
          <w:sz w:val="20"/>
          <w:szCs w:val="20"/>
        </w:rPr>
        <w:t xml:space="preserve">This design increases the internal pressure of the ankle during the toe off phase of gait due to the compression of the internally connected BPA that make up the toe joints effectively adjusting joint stiffness during the gait cycle without the need for manual </w:t>
      </w:r>
      <w:r>
        <w:rPr>
          <w:rFonts w:ascii="Roboto" w:eastAsia="Times New Roman" w:hAnsi="Roboto"/>
          <w:color w:val="C00000"/>
          <w:spacing w:val="2"/>
          <w:sz w:val="20"/>
          <w:szCs w:val="20"/>
        </w:rPr>
        <w:t>control</w:t>
      </w:r>
      <w:r w:rsidRPr="00BA35B3">
        <w:rPr>
          <w:rFonts w:ascii="Roboto" w:eastAsia="Times New Roman" w:hAnsi="Roboto"/>
          <w:color w:val="C00000"/>
          <w:spacing w:val="2"/>
          <w:sz w:val="20"/>
          <w:szCs w:val="20"/>
        </w:rPr>
        <w:t>.</w:t>
      </w:r>
      <w:r>
        <w:rPr>
          <w:rFonts w:ascii="Roboto" w:eastAsia="Times New Roman" w:hAnsi="Roboto"/>
          <w:color w:val="C00000"/>
          <w:spacing w:val="2"/>
          <w:sz w:val="20"/>
          <w:szCs w:val="20"/>
        </w:rPr>
        <w:t>”</w:t>
      </w:r>
      <w:r>
        <w:rPr>
          <w:rFonts w:ascii="Roboto" w:eastAsia="Times New Roman" w:hAnsi="Roboto"/>
          <w:color w:val="666666"/>
          <w:spacing w:val="2"/>
          <w:sz w:val="20"/>
          <w:szCs w:val="20"/>
        </w:rPr>
        <w:br/>
      </w:r>
      <w:r w:rsidRPr="00910401">
        <w:rPr>
          <w:rFonts w:ascii="Roboto" w:eastAsia="Times New Roman" w:hAnsi="Roboto"/>
          <w:color w:val="666666"/>
          <w:spacing w:val="2"/>
          <w:sz w:val="20"/>
          <w:szCs w:val="20"/>
        </w:rPr>
        <w:br/>
        <w:t>• “Range of motion for each of the joints were tested …” – Is this plural or singular?</w:t>
      </w:r>
      <w:r>
        <w:rPr>
          <w:rFonts w:ascii="Roboto" w:eastAsia="Times New Roman" w:hAnsi="Roboto"/>
          <w:color w:val="666666"/>
          <w:spacing w:val="2"/>
          <w:sz w:val="20"/>
          <w:szCs w:val="20"/>
        </w:rPr>
        <w:br/>
      </w:r>
      <w:r>
        <w:rPr>
          <w:rFonts w:ascii="Roboto" w:eastAsia="Times New Roman" w:hAnsi="Roboto"/>
          <w:color w:val="C00000"/>
          <w:spacing w:val="2"/>
          <w:sz w:val="20"/>
          <w:szCs w:val="20"/>
        </w:rPr>
        <w:t>Author response: We appreciate you bringing this to our attention, it should have been singular, and the sentence was corrected to,</w:t>
      </w:r>
      <w:r w:rsidRPr="00BA35B3">
        <w:t xml:space="preserve"> </w:t>
      </w:r>
      <w:r>
        <w:t>“</w:t>
      </w:r>
      <w:r w:rsidRPr="00BA35B3">
        <w:rPr>
          <w:rFonts w:ascii="Roboto" w:eastAsia="Times New Roman" w:hAnsi="Roboto"/>
          <w:color w:val="C00000"/>
          <w:spacing w:val="2"/>
          <w:sz w:val="20"/>
          <w:szCs w:val="20"/>
        </w:rPr>
        <w:t>Range of motion for each of the joints was tested</w:t>
      </w:r>
      <w:r>
        <w:rPr>
          <w:rFonts w:ascii="Roboto" w:eastAsia="Times New Roman" w:hAnsi="Roboto"/>
          <w:color w:val="C00000"/>
          <w:spacing w:val="2"/>
          <w:sz w:val="20"/>
          <w:szCs w:val="20"/>
        </w:rPr>
        <w:t>…”</w:t>
      </w:r>
      <w:r>
        <w:rPr>
          <w:rFonts w:ascii="Roboto" w:eastAsia="Times New Roman" w:hAnsi="Roboto"/>
          <w:color w:val="666666"/>
          <w:spacing w:val="2"/>
          <w:sz w:val="20"/>
          <w:szCs w:val="20"/>
        </w:rPr>
        <w:br/>
      </w:r>
      <w:r w:rsidRPr="00910401">
        <w:rPr>
          <w:rFonts w:ascii="Roboto" w:eastAsia="Times New Roman" w:hAnsi="Roboto"/>
          <w:color w:val="666666"/>
          <w:spacing w:val="2"/>
          <w:sz w:val="20"/>
          <w:szCs w:val="20"/>
        </w:rPr>
        <w:lastRenderedPageBreak/>
        <w:br/>
        <w:t>• After equation (1), “Where” should contain a lowercase “w”.</w:t>
      </w:r>
    </w:p>
    <w:p w14:paraId="26704EBC"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t>Author response: We appreciate the reviewer’s keen eye for detail, we have corrected the sentence after equation (1) with a lowercase “w.”</w:t>
      </w:r>
      <w:r>
        <w:rPr>
          <w:rFonts w:ascii="Roboto" w:eastAsia="Times New Roman" w:hAnsi="Roboto"/>
          <w:color w:val="C00000"/>
          <w:spacing w:val="2"/>
          <w:sz w:val="20"/>
          <w:szCs w:val="20"/>
        </w:rPr>
        <w:br/>
      </w:r>
      <w:r w:rsidRPr="00910401">
        <w:rPr>
          <w:rFonts w:ascii="Roboto" w:eastAsia="Times New Roman" w:hAnsi="Roboto"/>
          <w:color w:val="666666"/>
          <w:spacing w:val="2"/>
          <w:sz w:val="20"/>
          <w:szCs w:val="20"/>
        </w:rPr>
        <w:br/>
        <w:t>• “The amount of force applied ranged between 5 and 45 Newton meters of force.” – One of the “forces” can be removed from this sentence.</w:t>
      </w:r>
    </w:p>
    <w:p w14:paraId="3D893E2A"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t>Author response: Thank you for pointing this out. We’ve removed the second “force” in the sentence, so it now says, “The amount of force applied ranged between 5 and 45 Newton meters.”</w:t>
      </w:r>
      <w:r>
        <w:rPr>
          <w:rFonts w:ascii="Roboto" w:eastAsia="Times New Roman" w:hAnsi="Roboto"/>
          <w:color w:val="666666"/>
          <w:spacing w:val="2"/>
          <w:sz w:val="20"/>
          <w:szCs w:val="20"/>
        </w:rPr>
        <w:br/>
      </w:r>
      <w:r w:rsidRPr="00910401">
        <w:rPr>
          <w:rFonts w:ascii="Roboto" w:eastAsia="Times New Roman" w:hAnsi="Roboto"/>
          <w:color w:val="666666"/>
          <w:spacing w:val="2"/>
          <w:sz w:val="20"/>
          <w:szCs w:val="20"/>
        </w:rPr>
        <w:br/>
        <w:t xml:space="preserve">• “… pieces </w:t>
      </w:r>
      <w:proofErr w:type="gramStart"/>
      <w:r w:rsidRPr="00910401">
        <w:rPr>
          <w:rFonts w:ascii="Roboto" w:eastAsia="Times New Roman" w:hAnsi="Roboto"/>
          <w:color w:val="666666"/>
          <w:spacing w:val="2"/>
          <w:sz w:val="20"/>
          <w:szCs w:val="20"/>
        </w:rPr>
        <w:t>causes</w:t>
      </w:r>
      <w:proofErr w:type="gramEnd"/>
      <w:r w:rsidRPr="00910401">
        <w:rPr>
          <w:rFonts w:ascii="Roboto" w:eastAsia="Times New Roman" w:hAnsi="Roboto"/>
          <w:color w:val="666666"/>
          <w:spacing w:val="2"/>
          <w:sz w:val="20"/>
          <w:szCs w:val="20"/>
        </w:rPr>
        <w:t xml:space="preserve"> high increased resistance” – “Highly increased” or “high, increased”?</w:t>
      </w:r>
    </w:p>
    <w:p w14:paraId="5522B01E"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t>Author response: We agree that this sentence was confusing, we’ve rewritten it to say, “</w:t>
      </w:r>
      <w:r w:rsidRPr="00BA35B3">
        <w:rPr>
          <w:rFonts w:ascii="Roboto" w:eastAsia="Times New Roman" w:hAnsi="Roboto"/>
          <w:color w:val="C00000"/>
          <w:spacing w:val="2"/>
          <w:sz w:val="20"/>
          <w:szCs w:val="20"/>
        </w:rPr>
        <w:t>Joint limits occur when the angle of the joint causes contact between the joint surfaces which generates high resistance to additional bending.</w:t>
      </w:r>
      <w:r>
        <w:rPr>
          <w:rFonts w:ascii="Roboto" w:eastAsia="Times New Roman" w:hAnsi="Roboto"/>
          <w:color w:val="C00000"/>
          <w:spacing w:val="2"/>
          <w:sz w:val="20"/>
          <w:szCs w:val="20"/>
        </w:rPr>
        <w:t>”</w:t>
      </w:r>
      <w:r>
        <w:rPr>
          <w:rFonts w:ascii="Roboto" w:eastAsia="Times New Roman" w:hAnsi="Roboto"/>
          <w:color w:val="666666"/>
          <w:spacing w:val="2"/>
          <w:sz w:val="20"/>
          <w:szCs w:val="20"/>
        </w:rPr>
        <w:br/>
      </w:r>
      <w:r w:rsidRPr="00910401">
        <w:rPr>
          <w:rFonts w:ascii="Roboto" w:eastAsia="Times New Roman" w:hAnsi="Roboto"/>
          <w:color w:val="666666"/>
          <w:spacing w:val="2"/>
          <w:sz w:val="20"/>
          <w:szCs w:val="20"/>
        </w:rPr>
        <w:br/>
        <w:t>• “… robotic platform with human-like kinematics and abilities.” – What human-like abilities? Please specify.</w:t>
      </w:r>
    </w:p>
    <w:p w14:paraId="2ECB4717"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t xml:space="preserve">Author response: Thank you for your suggestion, this helps highlight some of the advances presented in the paper. The sentence now says, “robotic platform with human-like kinematics and abilities, </w:t>
      </w:r>
      <w:r w:rsidRPr="00696FEC">
        <w:rPr>
          <w:rFonts w:ascii="Roboto" w:eastAsia="Times New Roman" w:hAnsi="Roboto"/>
          <w:color w:val="C00000"/>
          <w:spacing w:val="2"/>
          <w:sz w:val="20"/>
          <w:szCs w:val="20"/>
        </w:rPr>
        <w:t>such as range of motion, a locking knee, and dynamic joint stiffness</w:t>
      </w:r>
      <w:r>
        <w:rPr>
          <w:rFonts w:ascii="Roboto" w:eastAsia="Times New Roman" w:hAnsi="Roboto"/>
          <w:color w:val="C00000"/>
          <w:spacing w:val="2"/>
          <w:sz w:val="20"/>
          <w:szCs w:val="20"/>
        </w:rPr>
        <w:t>.”</w:t>
      </w:r>
      <w:r>
        <w:rPr>
          <w:rFonts w:ascii="Roboto" w:eastAsia="Times New Roman" w:hAnsi="Roboto"/>
          <w:color w:val="666666"/>
          <w:spacing w:val="2"/>
          <w:sz w:val="20"/>
          <w:szCs w:val="20"/>
        </w:rPr>
        <w:br/>
      </w:r>
      <w:r w:rsidRPr="00910401">
        <w:rPr>
          <w:rFonts w:ascii="Roboto" w:eastAsia="Times New Roman" w:hAnsi="Roboto"/>
          <w:color w:val="666666"/>
          <w:spacing w:val="2"/>
          <w:sz w:val="20"/>
          <w:szCs w:val="20"/>
        </w:rPr>
        <w:br/>
        <w:t xml:space="preserve">• “This work demonstrates that the development of such robotic models </w:t>
      </w:r>
      <w:proofErr w:type="gramStart"/>
      <w:r w:rsidRPr="00910401">
        <w:rPr>
          <w:rFonts w:ascii="Roboto" w:eastAsia="Times New Roman" w:hAnsi="Roboto"/>
          <w:color w:val="666666"/>
          <w:spacing w:val="2"/>
          <w:sz w:val="20"/>
          <w:szCs w:val="20"/>
        </w:rPr>
        <w:t>are</w:t>
      </w:r>
      <w:proofErr w:type="gramEnd"/>
      <w:r w:rsidRPr="00910401">
        <w:rPr>
          <w:rFonts w:ascii="Roboto" w:eastAsia="Times New Roman" w:hAnsi="Roboto"/>
          <w:color w:val="666666"/>
          <w:spacing w:val="2"/>
          <w:sz w:val="20"/>
          <w:szCs w:val="20"/>
        </w:rPr>
        <w:t xml:space="preserve"> feasible” – Is feasible?</w:t>
      </w:r>
    </w:p>
    <w:p w14:paraId="47730F2D"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t>Author response: Thank you for pointing this out, we’ve corrected the sentence to “is feasible.”</w:t>
      </w:r>
      <w:r>
        <w:rPr>
          <w:rFonts w:ascii="Roboto" w:eastAsia="Times New Roman" w:hAnsi="Roboto"/>
          <w:color w:val="666666"/>
          <w:spacing w:val="2"/>
          <w:sz w:val="20"/>
          <w:szCs w:val="20"/>
        </w:rPr>
        <w:br/>
      </w:r>
      <w:r w:rsidRPr="00910401">
        <w:rPr>
          <w:rFonts w:ascii="Roboto" w:eastAsia="Times New Roman" w:hAnsi="Roboto"/>
          <w:color w:val="666666"/>
          <w:spacing w:val="2"/>
          <w:sz w:val="20"/>
          <w:szCs w:val="20"/>
        </w:rPr>
        <w:br/>
        <w:t>• “This further complicates the picture, making it hard, if not impossible to …” – The word impossible can probably be replaced with something milder.</w:t>
      </w:r>
    </w:p>
    <w:p w14:paraId="241A18AD"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t>Author response: We agree with the reviewer and have removed “impossible” from the sentence. It now reads, “This further complicates the picture making it difficult to determine experimentally joint stiffness…”</w:t>
      </w:r>
      <w:r>
        <w:rPr>
          <w:rFonts w:ascii="Roboto" w:eastAsia="Times New Roman" w:hAnsi="Roboto"/>
          <w:color w:val="666666"/>
          <w:spacing w:val="2"/>
          <w:sz w:val="20"/>
          <w:szCs w:val="20"/>
        </w:rPr>
        <w:br/>
      </w:r>
      <w:r w:rsidRPr="00910401">
        <w:rPr>
          <w:rFonts w:ascii="Roboto" w:eastAsia="Times New Roman" w:hAnsi="Roboto"/>
          <w:color w:val="666666"/>
          <w:spacing w:val="2"/>
          <w:sz w:val="20"/>
          <w:szCs w:val="20"/>
        </w:rPr>
        <w:br/>
        <w:t>• “… an effective mechanism to test the effect that different joint stiffness has on the dynamics and control of the system.” Can these joint stiffnesses be modified in real time? Otherwise, how can control strategies be practically validated?</w:t>
      </w:r>
    </w:p>
    <w:p w14:paraId="18316AD5"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t>Author response: We think this is an excellent point and because we used BPA, these joints provide the option of real-time adjustment of joint stiffness. As this was not clear in the text, we’ve modified the sentence to read, “As stiffness of our joint can easily be modified in real-time by changing the internal pressure…”</w:t>
      </w:r>
      <w:r>
        <w:rPr>
          <w:rFonts w:ascii="Roboto" w:eastAsia="Times New Roman" w:hAnsi="Roboto"/>
          <w:color w:val="C00000"/>
          <w:spacing w:val="2"/>
          <w:sz w:val="20"/>
          <w:szCs w:val="20"/>
        </w:rPr>
        <w:br/>
      </w:r>
      <w:r w:rsidRPr="00910401">
        <w:rPr>
          <w:rFonts w:ascii="Roboto" w:eastAsia="Times New Roman" w:hAnsi="Roboto"/>
          <w:color w:val="666666"/>
          <w:spacing w:val="2"/>
          <w:sz w:val="20"/>
          <w:szCs w:val="20"/>
        </w:rPr>
        <w:br/>
        <w:t>• “However, at some point, it transitions from linear to an almost exponential rate. The hybrid joint only increases in a linear fashion,” – This exponential increase in stiffness might be a desirable property for both balancing and locomotion. Have any studies been conducted to demonstrate that it is indeed preferable to eliminate this nonlinearity.</w:t>
      </w:r>
    </w:p>
    <w:p w14:paraId="3ADC39E2"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t>Author response: This is a great question and unfortunately, to the best of our knowledge there are no studies demonstrating the benefits of exponential vs. linear increases in joint stiffness. Since this is the case, we’ve included the sentence, “</w:t>
      </w:r>
      <w:r w:rsidRPr="005925B9">
        <w:rPr>
          <w:rFonts w:ascii="Roboto" w:eastAsia="Times New Roman" w:hAnsi="Roboto"/>
          <w:color w:val="C00000"/>
          <w:spacing w:val="2"/>
          <w:sz w:val="20"/>
          <w:szCs w:val="20"/>
        </w:rPr>
        <w:t>Future work should be done to determine the relationship between stiffness on the robot's locomotion and balancing performance to determine if a less stiff joint improves or hinders control.</w:t>
      </w:r>
      <w:r>
        <w:rPr>
          <w:rFonts w:ascii="Roboto" w:eastAsia="Times New Roman" w:hAnsi="Roboto"/>
          <w:color w:val="C00000"/>
          <w:spacing w:val="2"/>
          <w:sz w:val="20"/>
          <w:szCs w:val="20"/>
        </w:rPr>
        <w:t>”</w:t>
      </w:r>
      <w:r>
        <w:rPr>
          <w:rFonts w:ascii="Roboto" w:eastAsia="Times New Roman" w:hAnsi="Roboto"/>
          <w:color w:val="666666"/>
          <w:spacing w:val="2"/>
          <w:sz w:val="20"/>
          <w:szCs w:val="20"/>
        </w:rPr>
        <w:br/>
      </w:r>
      <w:r w:rsidRPr="00910401">
        <w:rPr>
          <w:rFonts w:ascii="Roboto" w:eastAsia="Times New Roman" w:hAnsi="Roboto"/>
          <w:color w:val="666666"/>
          <w:spacing w:val="2"/>
          <w:sz w:val="20"/>
          <w:szCs w:val="20"/>
        </w:rPr>
        <w:lastRenderedPageBreak/>
        <w:br/>
        <w:t>• “build more animal realistic robots …” – Please elucidate.</w:t>
      </w:r>
    </w:p>
    <w:p w14:paraId="2DA55809"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t>Author response: We agree with the reviewers suggestion and modified the sentence to read, “</w:t>
      </w:r>
      <w:r w:rsidRPr="00B258CC">
        <w:rPr>
          <w:rFonts w:ascii="Roboto" w:eastAsia="Times New Roman" w:hAnsi="Roboto"/>
          <w:color w:val="C00000"/>
          <w:spacing w:val="2"/>
          <w:sz w:val="20"/>
          <w:szCs w:val="20"/>
        </w:rPr>
        <w:t>Future work should be done to determine the relationship between stiffness on the robot's locomotion and balancing performance to determine if a less stiff joint improves or hinders control.</w:t>
      </w:r>
      <w:r>
        <w:rPr>
          <w:rFonts w:ascii="Roboto" w:eastAsia="Times New Roman" w:hAnsi="Roboto"/>
          <w:color w:val="C00000"/>
          <w:spacing w:val="2"/>
          <w:sz w:val="20"/>
          <w:szCs w:val="20"/>
        </w:rPr>
        <w:t>”</w:t>
      </w:r>
      <w:r>
        <w:rPr>
          <w:rFonts w:ascii="Roboto" w:eastAsia="Times New Roman" w:hAnsi="Roboto"/>
          <w:color w:val="C00000"/>
          <w:spacing w:val="2"/>
          <w:sz w:val="20"/>
          <w:szCs w:val="20"/>
        </w:rPr>
        <w:br/>
      </w:r>
      <w:r w:rsidRPr="00910401">
        <w:rPr>
          <w:rFonts w:ascii="Roboto" w:eastAsia="Times New Roman" w:hAnsi="Roboto"/>
          <w:color w:val="666666"/>
          <w:spacing w:val="2"/>
          <w:sz w:val="20"/>
          <w:szCs w:val="20"/>
        </w:rPr>
        <w:br/>
        <w:t>• It is stated, on page 2, that “Joints in these robots are also designed to be as smooth as possible…” – to the best of the reviewer’s knowledge, robotic joints are seldom designed in that way; the smoothness is typically achieved via control. For example, most humanoid robots comprise physical joints of non-negligible passive stiffness (such as harmonic drive actuators) and damping, and yet one may witness these machines executing very smooth motions.</w:t>
      </w:r>
    </w:p>
    <w:p w14:paraId="3B2F2F4E" w14:textId="77777777" w:rsidR="00183DE4" w:rsidRPr="00BA35B3" w:rsidRDefault="00183DE4" w:rsidP="00183DE4">
      <w:pPr>
        <w:shd w:val="clear" w:color="auto" w:fill="FFFFFF"/>
        <w:spacing w:line="240" w:lineRule="auto"/>
        <w:rPr>
          <w:rFonts w:ascii="Roboto" w:eastAsia="Times New Roman" w:hAnsi="Roboto"/>
          <w:color w:val="C00000"/>
          <w:spacing w:val="2"/>
          <w:sz w:val="20"/>
          <w:szCs w:val="20"/>
        </w:rPr>
      </w:pPr>
      <w:r>
        <w:rPr>
          <w:rFonts w:ascii="Roboto" w:eastAsia="Times New Roman" w:hAnsi="Roboto"/>
          <w:color w:val="C00000"/>
          <w:spacing w:val="2"/>
          <w:sz w:val="20"/>
          <w:szCs w:val="20"/>
        </w:rPr>
        <w:t>Author response: We appreciate the reviewer’s feedback, and this brings up a subtle point about the designed joints when compared to traditional joints. The designed joints properties are intrinsic to the joint and not to a motor, which in most cases acts as the joint. We feel that this is an important distinction because out of plane forces on a motor drive shaft can cause significant damage. To better capture this idea, we have revised the sentence to read, “</w:t>
      </w:r>
      <w:r w:rsidRPr="00D8079E">
        <w:rPr>
          <w:rFonts w:ascii="Roboto" w:eastAsia="Times New Roman" w:hAnsi="Roboto"/>
          <w:color w:val="C00000"/>
          <w:spacing w:val="2"/>
          <w:sz w:val="20"/>
          <w:szCs w:val="20"/>
        </w:rPr>
        <w:t xml:space="preserve">Joints in these robots that are not directly </w:t>
      </w:r>
      <w:r>
        <w:rPr>
          <w:rFonts w:ascii="Roboto" w:eastAsia="Times New Roman" w:hAnsi="Roboto"/>
          <w:color w:val="C00000"/>
          <w:spacing w:val="2"/>
          <w:sz w:val="20"/>
          <w:szCs w:val="20"/>
        </w:rPr>
        <w:t>driven</w:t>
      </w:r>
      <w:r w:rsidRPr="00D8079E">
        <w:rPr>
          <w:rFonts w:ascii="Roboto" w:eastAsia="Times New Roman" w:hAnsi="Roboto"/>
          <w:color w:val="C00000"/>
          <w:spacing w:val="2"/>
          <w:sz w:val="20"/>
          <w:szCs w:val="20"/>
        </w:rPr>
        <w:t xml:space="preserve"> by a motor are also designed to be as frictionless as possible so as not to interfere with the controller</w:t>
      </w:r>
      <w:r>
        <w:rPr>
          <w:rFonts w:ascii="Roboto" w:eastAsia="Times New Roman" w:hAnsi="Roboto"/>
          <w:color w:val="C00000"/>
          <w:spacing w:val="2"/>
          <w:sz w:val="20"/>
          <w:szCs w:val="20"/>
        </w:rPr>
        <w:t>”</w:t>
      </w:r>
    </w:p>
    <w:p w14:paraId="1C369B9B" w14:textId="77777777" w:rsidR="00183DE4" w:rsidRPr="00910401" w:rsidRDefault="00183DE4" w:rsidP="00183DE4">
      <w:pPr>
        <w:shd w:val="clear" w:color="auto" w:fill="F5F5F5"/>
        <w:spacing w:after="0" w:line="240" w:lineRule="auto"/>
        <w:outlineLvl w:val="3"/>
        <w:rPr>
          <w:rFonts w:ascii="inherit" w:eastAsia="Times New Roman" w:hAnsi="inherit"/>
          <w:color w:val="212121"/>
          <w:spacing w:val="2"/>
          <w:sz w:val="23"/>
          <w:szCs w:val="23"/>
        </w:rPr>
      </w:pPr>
      <w:r w:rsidRPr="00910401">
        <w:rPr>
          <w:rFonts w:ascii="inherit" w:eastAsia="Times New Roman" w:hAnsi="inherit"/>
          <w:color w:val="212121"/>
          <w:spacing w:val="2"/>
          <w:sz w:val="23"/>
          <w:szCs w:val="23"/>
        </w:rPr>
        <w:t>Reviewer #2 Comments</w:t>
      </w:r>
    </w:p>
    <w:p w14:paraId="75FC3BBB"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sidRPr="00910401">
        <w:rPr>
          <w:rFonts w:ascii="Roboto" w:eastAsia="Times New Roman" w:hAnsi="Roboto"/>
          <w:color w:val="666666"/>
          <w:spacing w:val="2"/>
          <w:sz w:val="20"/>
          <w:szCs w:val="20"/>
        </w:rPr>
        <w:t xml:space="preserve">In this paper, the authors presented a lower body of s biomimetic biped robot, whose kinematics and kinetics were evaluated via a series of experimental tests. The work carried out in this paper presented several technical achievements when designing and developing a biomimetic robot, such as scan, meshing, 3D </w:t>
      </w:r>
      <w:proofErr w:type="gramStart"/>
      <w:r w:rsidRPr="00910401">
        <w:rPr>
          <w:rFonts w:ascii="Roboto" w:eastAsia="Times New Roman" w:hAnsi="Roboto"/>
          <w:color w:val="666666"/>
          <w:spacing w:val="2"/>
          <w:sz w:val="20"/>
          <w:szCs w:val="20"/>
        </w:rPr>
        <w:t>model</w:t>
      </w:r>
      <w:proofErr w:type="gramEnd"/>
      <w:r w:rsidRPr="00910401">
        <w:rPr>
          <w:rFonts w:ascii="Roboto" w:eastAsia="Times New Roman" w:hAnsi="Roboto"/>
          <w:color w:val="666666"/>
          <w:spacing w:val="2"/>
          <w:sz w:val="20"/>
          <w:szCs w:val="20"/>
        </w:rPr>
        <w:t xml:space="preserve">, design and fabrication. However, it does concern the reviewer regarding the way of presenting in this paper, such as the figures, tables, which is very hard for the reviewer to get key technical contributions or information in this work. Furthermore, as the designs of three key joints, </w:t>
      </w:r>
      <w:proofErr w:type="gramStart"/>
      <w:r w:rsidRPr="00910401">
        <w:rPr>
          <w:rFonts w:ascii="Roboto" w:eastAsia="Times New Roman" w:hAnsi="Roboto"/>
          <w:color w:val="666666"/>
          <w:spacing w:val="2"/>
          <w:sz w:val="20"/>
          <w:szCs w:val="20"/>
        </w:rPr>
        <w:t>i.e.</w:t>
      </w:r>
      <w:proofErr w:type="gramEnd"/>
      <w:r w:rsidRPr="00910401">
        <w:rPr>
          <w:rFonts w:ascii="Roboto" w:eastAsia="Times New Roman" w:hAnsi="Roboto"/>
          <w:color w:val="666666"/>
          <w:spacing w:val="2"/>
          <w:sz w:val="20"/>
          <w:szCs w:val="20"/>
        </w:rPr>
        <w:t xml:space="preserve"> hip, knee, ankle, are not novel according to the reviewer's knowledge, the authors need to highlight the novel or creative contributions in this paper.</w:t>
      </w:r>
    </w:p>
    <w:p w14:paraId="688C7E80" w14:textId="77777777" w:rsidR="00183DE4" w:rsidRPr="00211EC8" w:rsidRDefault="00183DE4" w:rsidP="00183DE4">
      <w:pPr>
        <w:shd w:val="clear" w:color="auto" w:fill="FFFFFF"/>
        <w:spacing w:line="240" w:lineRule="auto"/>
        <w:rPr>
          <w:rFonts w:ascii="Roboto" w:eastAsia="Times New Roman" w:hAnsi="Roboto"/>
          <w:color w:val="C00000"/>
          <w:spacing w:val="2"/>
          <w:sz w:val="20"/>
          <w:szCs w:val="20"/>
        </w:rPr>
      </w:pPr>
      <w:commentRangeStart w:id="81"/>
      <w:r>
        <w:rPr>
          <w:rFonts w:ascii="Roboto" w:eastAsia="Times New Roman" w:hAnsi="Roboto"/>
          <w:color w:val="C00000"/>
          <w:spacing w:val="2"/>
          <w:sz w:val="20"/>
          <w:szCs w:val="20"/>
        </w:rPr>
        <w:t>Author response: Thank you for your feedback, however we are unaware of other work utilizing the designs that we’ve provided (e.g., BPA to approximate synovial joints or a four-bar linkage joint that provides large contact surfaces a “screw-home” mechanism, and a compact design). If the reviewer is aware of other studies that cover these concepts, please provide a citation or citations so that we can review the work(s) in question.</w:t>
      </w:r>
      <w:commentRangeEnd w:id="81"/>
      <w:r w:rsidR="00766740">
        <w:rPr>
          <w:rStyle w:val="CommentReference"/>
        </w:rPr>
        <w:commentReference w:id="81"/>
      </w:r>
      <w:r>
        <w:rPr>
          <w:rFonts w:ascii="Roboto" w:eastAsia="Times New Roman" w:hAnsi="Roboto"/>
          <w:color w:val="C00000"/>
          <w:spacing w:val="2"/>
          <w:sz w:val="20"/>
          <w:szCs w:val="20"/>
        </w:rPr>
        <w:br/>
      </w:r>
      <w:r w:rsidRPr="00910401">
        <w:rPr>
          <w:rFonts w:ascii="Roboto" w:eastAsia="Times New Roman" w:hAnsi="Roboto"/>
          <w:color w:val="666666"/>
          <w:spacing w:val="2"/>
          <w:sz w:val="20"/>
          <w:szCs w:val="20"/>
        </w:rPr>
        <w:br/>
        <w:t>Besides, there are several comments are made below:</w:t>
      </w:r>
      <w:r w:rsidRPr="00910401">
        <w:rPr>
          <w:rFonts w:ascii="Roboto" w:eastAsia="Times New Roman" w:hAnsi="Roboto"/>
          <w:color w:val="666666"/>
          <w:spacing w:val="2"/>
          <w:sz w:val="20"/>
          <w:szCs w:val="20"/>
        </w:rPr>
        <w:br/>
        <w:t>1. Sect 1, Para 1, basically mentions the circuits inside the human-being and its role in human behavior control, which the review cannot see any relevance to the scope of this paper.</w:t>
      </w:r>
    </w:p>
    <w:p w14:paraId="70DDE138"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t>Author response: While there are several applications to the work, which we’ve highlighted in the discussion, the primary goal was to develop a test bed for human balance and locomotion control strategies. We highlight the role of the spinal cord in walking/balance because the bipedal robot we outline can be used to create models that help explain how the circuitry of the spinal cord controls such a complex task.</w:t>
      </w:r>
      <w:r>
        <w:rPr>
          <w:rFonts w:ascii="Roboto" w:eastAsia="Times New Roman" w:hAnsi="Roboto"/>
          <w:color w:val="666666"/>
          <w:spacing w:val="2"/>
          <w:sz w:val="20"/>
          <w:szCs w:val="20"/>
        </w:rPr>
        <w:br/>
      </w:r>
      <w:r w:rsidRPr="00910401">
        <w:rPr>
          <w:rFonts w:ascii="Roboto" w:eastAsia="Times New Roman" w:hAnsi="Roboto"/>
          <w:color w:val="666666"/>
          <w:spacing w:val="2"/>
          <w:sz w:val="20"/>
          <w:szCs w:val="20"/>
        </w:rPr>
        <w:br/>
        <w:t xml:space="preserve">2. The authors need to carefully choose the reference, such as, there is a common author of </w:t>
      </w:r>
      <w:proofErr w:type="gramStart"/>
      <w:r w:rsidRPr="00910401">
        <w:rPr>
          <w:rFonts w:ascii="Roboto" w:eastAsia="Times New Roman" w:hAnsi="Roboto"/>
          <w:color w:val="666666"/>
          <w:spacing w:val="2"/>
          <w:sz w:val="20"/>
          <w:szCs w:val="20"/>
        </w:rPr>
        <w:t>all of</w:t>
      </w:r>
      <w:proofErr w:type="gramEnd"/>
      <w:r w:rsidRPr="00910401">
        <w:rPr>
          <w:rFonts w:ascii="Roboto" w:eastAsia="Times New Roman" w:hAnsi="Roboto"/>
          <w:color w:val="666666"/>
          <w:spacing w:val="2"/>
          <w:sz w:val="20"/>
          <w:szCs w:val="20"/>
        </w:rPr>
        <w:t xml:space="preserve"> the references [6-9] and it is too redundant to cite four references for only one study; Besides, there are 76 references in this paper, 76! Bear in mind that this work is not a review paper, it is too redundant!</w:t>
      </w:r>
    </w:p>
    <w:p w14:paraId="0B1610B1"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t xml:space="preserve">Author response: We appreciate the reviewer’s suggestion. We feel that it is a better scientific practice to have multiple citations for a claim instead of relying on a single source. However, we acknowledge that this can make the paper feel redundant. We have narrowed the scope of the introduction to limit the number of examples and have removed later cases in the manuscript where we cite multiple </w:t>
      </w:r>
      <w:r>
        <w:rPr>
          <w:rFonts w:ascii="Roboto" w:eastAsia="Times New Roman" w:hAnsi="Roboto"/>
          <w:color w:val="C00000"/>
          <w:spacing w:val="2"/>
          <w:sz w:val="20"/>
          <w:szCs w:val="20"/>
        </w:rPr>
        <w:lastRenderedPageBreak/>
        <w:t>examples of a claim. We hope that this modification makes the paper feel less burdensome to the reader.</w:t>
      </w:r>
      <w:r>
        <w:rPr>
          <w:rFonts w:ascii="Roboto" w:eastAsia="Times New Roman" w:hAnsi="Roboto"/>
          <w:color w:val="666666"/>
          <w:spacing w:val="2"/>
          <w:sz w:val="20"/>
          <w:szCs w:val="20"/>
        </w:rPr>
        <w:br/>
      </w:r>
      <w:r w:rsidRPr="00910401">
        <w:rPr>
          <w:rFonts w:ascii="Roboto" w:eastAsia="Times New Roman" w:hAnsi="Roboto"/>
          <w:color w:val="666666"/>
          <w:spacing w:val="2"/>
          <w:sz w:val="20"/>
          <w:szCs w:val="20"/>
        </w:rPr>
        <w:br/>
        <w:t>3. The authors need to double-check the font size and the way to present with figures and tables, for example, the font size is way too large in Fig. 11; there is no caption/title of the table on page 4.</w:t>
      </w:r>
    </w:p>
    <w:p w14:paraId="688B06C7"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t>Author response: Thank you for bringing the font size discrepancy to our attention and we apologize for the oversight. We have modified several of the figures to provide a more uniform font size across the paper. The caption for Table 1 is located at the top of the table and reads, “Maximum range of motion for the hip joint in a healthy adult male given in degrees.”</w:t>
      </w:r>
      <w:r>
        <w:rPr>
          <w:rFonts w:ascii="Roboto" w:eastAsia="Times New Roman" w:hAnsi="Roboto"/>
          <w:color w:val="666666"/>
          <w:spacing w:val="2"/>
          <w:sz w:val="20"/>
          <w:szCs w:val="20"/>
        </w:rPr>
        <w:br/>
      </w:r>
      <w:r w:rsidRPr="00910401">
        <w:rPr>
          <w:rFonts w:ascii="Roboto" w:eastAsia="Times New Roman" w:hAnsi="Roboto"/>
          <w:color w:val="666666"/>
          <w:spacing w:val="2"/>
          <w:sz w:val="20"/>
          <w:szCs w:val="20"/>
        </w:rPr>
        <w:br/>
        <w:t>4. Page 3, left column, the authors mentioned that the files in the open-source repository 3D Slicer are not available anymore, but the author eventually chose this 3D Slicer as it can deal with both MRI and CT images. Then the question is that how did the authors get these images?</w:t>
      </w:r>
    </w:p>
    <w:p w14:paraId="388FEE23"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t>Author response: We agree with the reviewer that this language was confusing. We have clarified the paragraph to better explain where the files were obtained. The sentence now reads, “</w:t>
      </w:r>
      <w:r w:rsidRPr="005135D5">
        <w:rPr>
          <w:rFonts w:ascii="Roboto" w:eastAsia="Times New Roman" w:hAnsi="Roboto"/>
          <w:color w:val="C00000"/>
          <w:spacing w:val="2"/>
          <w:sz w:val="20"/>
          <w:szCs w:val="20"/>
        </w:rPr>
        <w:t xml:space="preserve">The first by using the software 3D Slicer, which searches an open-source repository called Medical Connections Activation </w:t>
      </w:r>
      <w:r>
        <w:rPr>
          <w:rFonts w:ascii="Roboto" w:eastAsia="Times New Roman" w:hAnsi="Roboto"/>
          <w:color w:val="C00000"/>
          <w:spacing w:val="2"/>
          <w:sz w:val="20"/>
          <w:szCs w:val="20"/>
        </w:rPr>
        <w:t>[11]</w:t>
      </w:r>
      <w:r w:rsidRPr="005135D5">
        <w:rPr>
          <w:rFonts w:ascii="Roboto" w:eastAsia="Times New Roman" w:hAnsi="Roboto"/>
          <w:color w:val="C00000"/>
          <w:spacing w:val="2"/>
          <w:sz w:val="20"/>
          <w:szCs w:val="20"/>
        </w:rPr>
        <w:t xml:space="preserve">. </w:t>
      </w:r>
      <w:proofErr w:type="gramStart"/>
      <w:r w:rsidRPr="005135D5">
        <w:rPr>
          <w:rFonts w:ascii="Roboto" w:eastAsia="Times New Roman" w:hAnsi="Roboto"/>
          <w:color w:val="C00000"/>
          <w:spacing w:val="2"/>
          <w:sz w:val="20"/>
          <w:szCs w:val="20"/>
        </w:rPr>
        <w:t>The majority of</w:t>
      </w:r>
      <w:proofErr w:type="gramEnd"/>
      <w:r w:rsidRPr="005135D5">
        <w:rPr>
          <w:rFonts w:ascii="Roboto" w:eastAsia="Times New Roman" w:hAnsi="Roboto"/>
          <w:color w:val="C00000"/>
          <w:spacing w:val="2"/>
          <w:sz w:val="20"/>
          <w:szCs w:val="20"/>
        </w:rPr>
        <w:t xml:space="preserve"> the scans were obtained from the second source, an open-source biomedical 3D printing community called embodi3d where anonymized raw medical scans were downloaded </w:t>
      </w:r>
      <w:r>
        <w:rPr>
          <w:rFonts w:ascii="Roboto" w:eastAsia="Times New Roman" w:hAnsi="Roboto"/>
          <w:color w:val="C00000"/>
          <w:spacing w:val="2"/>
          <w:sz w:val="20"/>
          <w:szCs w:val="20"/>
        </w:rPr>
        <w:t>[12].”</w:t>
      </w:r>
      <w:r>
        <w:rPr>
          <w:rFonts w:ascii="Roboto" w:eastAsia="Times New Roman" w:hAnsi="Roboto"/>
          <w:color w:val="666666"/>
          <w:spacing w:val="2"/>
          <w:sz w:val="20"/>
          <w:szCs w:val="20"/>
        </w:rPr>
        <w:t xml:space="preserve"> </w:t>
      </w:r>
      <w:r>
        <w:rPr>
          <w:rFonts w:ascii="Roboto" w:eastAsia="Times New Roman" w:hAnsi="Roboto"/>
          <w:color w:val="666666"/>
          <w:spacing w:val="2"/>
          <w:sz w:val="20"/>
          <w:szCs w:val="20"/>
        </w:rPr>
        <w:br/>
      </w:r>
      <w:r w:rsidRPr="00910401">
        <w:rPr>
          <w:rFonts w:ascii="Roboto" w:eastAsia="Times New Roman" w:hAnsi="Roboto"/>
          <w:color w:val="666666"/>
          <w:spacing w:val="2"/>
          <w:sz w:val="20"/>
          <w:szCs w:val="20"/>
        </w:rPr>
        <w:br/>
        <w:t>5. the authors mentioned a four-bar linkage-based knee joint design, which according to the reviewer's knowledge is a well-known design both from mechanism and knee joint design perspectives. Is there anything new for the design presented in this work?</w:t>
      </w:r>
    </w:p>
    <w:p w14:paraId="04AF997F" w14:textId="77777777" w:rsidR="00183DE4" w:rsidRDefault="00183DE4" w:rsidP="00183DE4">
      <w:pPr>
        <w:shd w:val="clear" w:color="auto" w:fill="FFFFFF"/>
        <w:spacing w:line="240" w:lineRule="auto"/>
        <w:rPr>
          <w:rFonts w:ascii="Roboto" w:eastAsia="Times New Roman" w:hAnsi="Roboto"/>
          <w:color w:val="C00000"/>
          <w:spacing w:val="2"/>
          <w:sz w:val="20"/>
          <w:szCs w:val="20"/>
        </w:rPr>
      </w:pPr>
      <w:r>
        <w:rPr>
          <w:rFonts w:ascii="Roboto" w:eastAsia="Times New Roman" w:hAnsi="Roboto"/>
          <w:color w:val="C00000"/>
          <w:spacing w:val="2"/>
          <w:sz w:val="20"/>
          <w:szCs w:val="20"/>
        </w:rPr>
        <w:t xml:space="preserve">Author response: We appreciate the reviewer’s knowledge of four-bar linkage knee designs. While the paper is focused on the design process that led to this specific design, we do highlight several novel aspects to the joint. Some of which include the unique design for the “screw-home” mechanism which locks the knee in the standing position and unlike most four-bar linkage designs this design utilizes large contact surfaces across the range of motion to distribute the load away from the pin joints. </w:t>
      </w:r>
    </w:p>
    <w:p w14:paraId="5FA05C60" w14:textId="77777777" w:rsidR="00183DE4" w:rsidRDefault="00183DE4" w:rsidP="00183DE4">
      <w:pPr>
        <w:shd w:val="clear" w:color="auto" w:fill="FFFFFF"/>
        <w:spacing w:line="240" w:lineRule="auto"/>
        <w:rPr>
          <w:rFonts w:ascii="Roboto" w:eastAsia="Times New Roman" w:hAnsi="Roboto"/>
          <w:color w:val="C00000"/>
          <w:spacing w:val="2"/>
          <w:sz w:val="20"/>
          <w:szCs w:val="20"/>
        </w:rPr>
      </w:pPr>
      <w:r>
        <w:rPr>
          <w:rFonts w:ascii="Roboto" w:eastAsia="Times New Roman" w:hAnsi="Roboto"/>
          <w:color w:val="C00000"/>
          <w:spacing w:val="2"/>
          <w:sz w:val="20"/>
          <w:szCs w:val="20"/>
        </w:rPr>
        <w:t>In the paper we specifically state, “</w:t>
      </w:r>
      <w:r w:rsidRPr="00F30D46">
        <w:rPr>
          <w:rFonts w:ascii="Roboto" w:eastAsia="Times New Roman" w:hAnsi="Roboto"/>
          <w:color w:val="C00000"/>
          <w:spacing w:val="2"/>
          <w:sz w:val="20"/>
          <w:szCs w:val="20"/>
        </w:rPr>
        <w:t>The amount of force needed to unlock the joint is a function of the amount of weight that is loaded to the knee, therefore the heavier the load, the higher the perpendicular force that is required to unlock it.</w:t>
      </w:r>
      <w:r>
        <w:rPr>
          <w:rFonts w:ascii="Roboto" w:eastAsia="Times New Roman" w:hAnsi="Roboto"/>
          <w:color w:val="C00000"/>
          <w:spacing w:val="2"/>
          <w:sz w:val="20"/>
          <w:szCs w:val="20"/>
        </w:rPr>
        <w:t xml:space="preserve">” </w:t>
      </w:r>
    </w:p>
    <w:p w14:paraId="2604B468"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t>We further discuss the contact surfaces to explain, “</w:t>
      </w:r>
      <w:r w:rsidRPr="00F30D46">
        <w:rPr>
          <w:rFonts w:ascii="Roboto" w:eastAsia="Times New Roman" w:hAnsi="Roboto"/>
          <w:color w:val="C00000"/>
          <w:spacing w:val="2"/>
          <w:sz w:val="20"/>
          <w:szCs w:val="20"/>
        </w:rPr>
        <w:t>While the knee joint is not in this hybrid style, the design uses contact surfaces instead of a floating linkage or rolling knee design, locks in the upright position, and has a changing center of rotation</w:t>
      </w:r>
      <w:r>
        <w:rPr>
          <w:rFonts w:ascii="Roboto" w:eastAsia="Times New Roman" w:hAnsi="Roboto"/>
          <w:color w:val="C00000"/>
          <w:spacing w:val="2"/>
          <w:sz w:val="20"/>
          <w:szCs w:val="20"/>
        </w:rPr>
        <w:t>”</w:t>
      </w:r>
      <w:r>
        <w:rPr>
          <w:rFonts w:ascii="Roboto" w:eastAsia="Times New Roman" w:hAnsi="Roboto"/>
          <w:color w:val="666666"/>
          <w:spacing w:val="2"/>
          <w:sz w:val="20"/>
          <w:szCs w:val="20"/>
        </w:rPr>
        <w:br/>
      </w:r>
      <w:r w:rsidRPr="00910401">
        <w:rPr>
          <w:rFonts w:ascii="Roboto" w:eastAsia="Times New Roman" w:hAnsi="Roboto"/>
          <w:color w:val="666666"/>
          <w:spacing w:val="2"/>
          <w:sz w:val="20"/>
          <w:szCs w:val="20"/>
        </w:rPr>
        <w:br/>
        <w:t>6. Page 11, Line 523, the authors mentioned several types of novel joint designs, can you please highlight the novelties?</w:t>
      </w:r>
    </w:p>
    <w:p w14:paraId="1D89B1FB" w14:textId="77777777" w:rsidR="00183DE4" w:rsidRPr="00910401" w:rsidRDefault="00183DE4" w:rsidP="00183DE4">
      <w:pPr>
        <w:shd w:val="clear" w:color="auto" w:fill="FFFFFF"/>
        <w:spacing w:line="240" w:lineRule="auto"/>
        <w:rPr>
          <w:rFonts w:ascii="Roboto" w:eastAsia="Times New Roman" w:hAnsi="Roboto"/>
          <w:color w:val="666666"/>
          <w:spacing w:val="2"/>
          <w:sz w:val="20"/>
          <w:szCs w:val="20"/>
        </w:rPr>
      </w:pPr>
      <w:r>
        <w:rPr>
          <w:rFonts w:ascii="Roboto" w:eastAsia="Times New Roman" w:hAnsi="Roboto"/>
          <w:color w:val="C00000"/>
          <w:spacing w:val="2"/>
          <w:sz w:val="20"/>
          <w:szCs w:val="20"/>
        </w:rPr>
        <w:t>Author response: We agree this should be highlighted and have modified the sentence to read, “</w:t>
      </w:r>
      <w:r w:rsidRPr="00F30D46">
        <w:rPr>
          <w:rFonts w:ascii="Roboto" w:eastAsia="Times New Roman" w:hAnsi="Roboto"/>
          <w:color w:val="C00000"/>
          <w:spacing w:val="2"/>
          <w:sz w:val="20"/>
          <w:szCs w:val="20"/>
        </w:rPr>
        <w:t xml:space="preserve">This paper demonstrates several types of novel joint designs almost all of which utilize a hybrid design that incorporates both </w:t>
      </w:r>
      <w:r>
        <w:rPr>
          <w:rFonts w:ascii="Roboto" w:eastAsia="Times New Roman" w:hAnsi="Roboto"/>
          <w:color w:val="C00000"/>
          <w:spacing w:val="2"/>
          <w:sz w:val="20"/>
          <w:szCs w:val="20"/>
        </w:rPr>
        <w:t>rigid</w:t>
      </w:r>
      <w:r w:rsidRPr="008D6105">
        <w:rPr>
          <w:rFonts w:ascii="Roboto" w:eastAsia="Times New Roman" w:hAnsi="Roboto"/>
          <w:color w:val="C00000"/>
          <w:spacing w:val="2"/>
          <w:sz w:val="20"/>
          <w:szCs w:val="20"/>
        </w:rPr>
        <w:t xml:space="preserve"> and compliant</w:t>
      </w:r>
      <w:r w:rsidRPr="00F30D46">
        <w:rPr>
          <w:rFonts w:ascii="Roboto" w:eastAsia="Times New Roman" w:hAnsi="Roboto"/>
          <w:color w:val="C00000"/>
          <w:spacing w:val="2"/>
          <w:sz w:val="20"/>
          <w:szCs w:val="20"/>
        </w:rPr>
        <w:t xml:space="preserve"> components. While the knee joint is not in this hybrid style, the design uses contact surfaces instead of a floating linkage or rolling knee design, locks in the upright position, and has a changing center of rotation </w:t>
      </w:r>
      <w:r>
        <w:rPr>
          <w:rFonts w:ascii="Roboto" w:eastAsia="Times New Roman" w:hAnsi="Roboto"/>
          <w:color w:val="C00000"/>
          <w:spacing w:val="2"/>
          <w:sz w:val="20"/>
          <w:szCs w:val="20"/>
        </w:rPr>
        <w:t>[39].</w:t>
      </w:r>
      <w:r>
        <w:rPr>
          <w:rFonts w:ascii="Roboto" w:eastAsia="Times New Roman" w:hAnsi="Roboto"/>
          <w:color w:val="666666"/>
          <w:spacing w:val="2"/>
          <w:sz w:val="20"/>
          <w:szCs w:val="20"/>
        </w:rPr>
        <w:br/>
      </w:r>
    </w:p>
    <w:p w14:paraId="467DA680" w14:textId="77777777" w:rsidR="00183DE4" w:rsidRPr="00910401" w:rsidRDefault="00183DE4" w:rsidP="00183DE4">
      <w:pPr>
        <w:shd w:val="clear" w:color="auto" w:fill="F5F5F5"/>
        <w:spacing w:after="0" w:line="240" w:lineRule="auto"/>
        <w:outlineLvl w:val="3"/>
        <w:rPr>
          <w:rFonts w:ascii="inherit" w:eastAsia="Times New Roman" w:hAnsi="inherit"/>
          <w:color w:val="212121"/>
          <w:spacing w:val="2"/>
          <w:sz w:val="23"/>
          <w:szCs w:val="23"/>
        </w:rPr>
      </w:pPr>
      <w:r w:rsidRPr="00910401">
        <w:rPr>
          <w:rFonts w:ascii="inherit" w:eastAsia="Times New Roman" w:hAnsi="inherit"/>
          <w:color w:val="212121"/>
          <w:spacing w:val="2"/>
          <w:sz w:val="23"/>
          <w:szCs w:val="23"/>
        </w:rPr>
        <w:t>Reviewer #3 Comments</w:t>
      </w:r>
    </w:p>
    <w:p w14:paraId="5D695ECE" w14:textId="77777777" w:rsidR="00183DE4" w:rsidRDefault="00183DE4" w:rsidP="00183DE4">
      <w:pPr>
        <w:shd w:val="clear" w:color="auto" w:fill="FFFFFF"/>
        <w:spacing w:line="240" w:lineRule="auto"/>
        <w:rPr>
          <w:rFonts w:ascii="Roboto" w:eastAsia="Times New Roman" w:hAnsi="Roboto"/>
          <w:color w:val="666666"/>
          <w:spacing w:val="2"/>
          <w:sz w:val="20"/>
          <w:szCs w:val="20"/>
        </w:rPr>
      </w:pPr>
      <w:r w:rsidRPr="00910401">
        <w:rPr>
          <w:rFonts w:ascii="Roboto" w:eastAsia="Times New Roman" w:hAnsi="Roboto"/>
          <w:color w:val="666666"/>
          <w:spacing w:val="2"/>
          <w:sz w:val="20"/>
          <w:szCs w:val="20"/>
        </w:rPr>
        <w:t xml:space="preserve">This paper introduces an experimental verification for a 3D printed robotic skeletal system. The CT and MRI scans are used to produce physical skeletal model. The kinematic and passive dynamic effect is also considered in this model. Within different press, the relation of torques and rotation angles are compared between the proposed model and real human body. The results are not that much close with </w:t>
      </w:r>
      <w:r w:rsidRPr="00910401">
        <w:rPr>
          <w:rFonts w:ascii="Roboto" w:eastAsia="Times New Roman" w:hAnsi="Roboto"/>
          <w:color w:val="666666"/>
          <w:spacing w:val="2"/>
          <w:sz w:val="20"/>
          <w:szCs w:val="20"/>
        </w:rPr>
        <w:lastRenderedPageBreak/>
        <w:t>the real one, but the trend is right. The logic and expression of this paper has been improved well. Your contribution in this research is described clear. The conclusion part should be sorted and improved.</w:t>
      </w:r>
    </w:p>
    <w:p w14:paraId="2E66EAAA" w14:textId="77777777" w:rsidR="00183DE4" w:rsidRDefault="00183DE4" w:rsidP="00183DE4">
      <w:pPr>
        <w:shd w:val="clear" w:color="auto" w:fill="FFFFFF"/>
        <w:spacing w:line="240" w:lineRule="auto"/>
        <w:rPr>
          <w:rFonts w:ascii="Roboto" w:eastAsia="Times New Roman" w:hAnsi="Roboto"/>
          <w:color w:val="C00000"/>
          <w:spacing w:val="2"/>
          <w:sz w:val="20"/>
          <w:szCs w:val="20"/>
        </w:rPr>
      </w:pPr>
      <w:r>
        <w:rPr>
          <w:rFonts w:ascii="Roboto" w:eastAsia="Times New Roman" w:hAnsi="Roboto"/>
          <w:color w:val="C00000"/>
          <w:spacing w:val="2"/>
          <w:sz w:val="20"/>
          <w:szCs w:val="20"/>
        </w:rPr>
        <w:t>Author response: Thank you for your kind words. We have made several changes to the discussion to improve the paper and based on your feedback have added a conclusions section to better summarize the papers contributions. The added section reads as follows:</w:t>
      </w:r>
    </w:p>
    <w:p w14:paraId="3D454FD4" w14:textId="77777777" w:rsidR="00183DE4" w:rsidRPr="00F30D46" w:rsidRDefault="00183DE4" w:rsidP="00183DE4">
      <w:pPr>
        <w:shd w:val="clear" w:color="auto" w:fill="FFFFFF"/>
        <w:spacing w:line="240" w:lineRule="auto"/>
        <w:rPr>
          <w:rFonts w:ascii="Roboto" w:eastAsia="Times New Roman" w:hAnsi="Roboto"/>
          <w:color w:val="C00000"/>
          <w:spacing w:val="2"/>
          <w:sz w:val="20"/>
          <w:szCs w:val="20"/>
        </w:rPr>
      </w:pPr>
      <w:r>
        <w:rPr>
          <w:rFonts w:ascii="Roboto" w:eastAsia="Times New Roman" w:hAnsi="Roboto"/>
          <w:color w:val="C00000"/>
          <w:spacing w:val="2"/>
          <w:sz w:val="20"/>
          <w:szCs w:val="20"/>
        </w:rPr>
        <w:t>“</w:t>
      </w:r>
      <w:r w:rsidRPr="00F30D46">
        <w:rPr>
          <w:rFonts w:ascii="Roboto" w:eastAsia="Times New Roman" w:hAnsi="Roboto"/>
          <w:color w:val="C00000"/>
          <w:spacing w:val="2"/>
          <w:sz w:val="20"/>
          <w:szCs w:val="20"/>
        </w:rPr>
        <w:t>This paper presents several types of joints employing MRI and CT scans to inform the design process. These joints have several desirable properties for robotic and prosthetic applications, such as a hybrid soft-rigid construction, real-time adjustable joint stiffness and damping, large contact surfaces for improved joint life, energy saving mechanisms such as "screw home" analog found in the human knee and energy storing during the pre-swing phase of gait. We then validate our design methodology by testing range of motion and joint stiffness through several different joint pressures. In the future, this test bed will be used to develop different active and passive stiffness control strategies.</w:t>
      </w:r>
      <w:r>
        <w:rPr>
          <w:rFonts w:ascii="Roboto" w:eastAsia="Times New Roman" w:hAnsi="Roboto"/>
          <w:color w:val="C00000"/>
          <w:spacing w:val="2"/>
          <w:sz w:val="20"/>
          <w:szCs w:val="20"/>
        </w:rPr>
        <w:t>”</w:t>
      </w:r>
    </w:p>
    <w:p w14:paraId="3C30E090" w14:textId="77777777" w:rsidR="00183DE4" w:rsidRDefault="00183DE4" w:rsidP="00183DE4">
      <w:pPr>
        <w:pStyle w:val="BodyText"/>
        <w:spacing w:before="117" w:line="237" w:lineRule="auto"/>
        <w:ind w:left="0" w:right="50"/>
        <w:jc w:val="both"/>
        <w:rPr>
          <w:rFonts w:ascii="Times New Roman" w:hAnsi="Times New Roman" w:cs="Times New Roman"/>
        </w:rPr>
      </w:pPr>
    </w:p>
    <w:p w14:paraId="7A397FF6" w14:textId="77777777" w:rsidR="00183DE4" w:rsidRDefault="00183DE4" w:rsidP="00183DE4">
      <w:pPr>
        <w:pStyle w:val="BodyText"/>
        <w:spacing w:before="117" w:line="237" w:lineRule="auto"/>
        <w:ind w:left="0" w:right="50"/>
        <w:jc w:val="both"/>
        <w:rPr>
          <w:rFonts w:ascii="Times New Roman" w:hAnsi="Times New Roman" w:cs="Times New Roman"/>
        </w:rPr>
      </w:pPr>
    </w:p>
    <w:p w14:paraId="1476DDF5" w14:textId="6E0613FB" w:rsidR="00183DE4" w:rsidRPr="00F25D03" w:rsidRDefault="00183DE4" w:rsidP="00183DE4">
      <w:pPr>
        <w:pStyle w:val="BodyText"/>
        <w:spacing w:before="117" w:line="237" w:lineRule="auto"/>
        <w:ind w:left="0" w:right="50"/>
        <w:jc w:val="both"/>
        <w:rPr>
          <w:rFonts w:ascii="Times New Roman" w:hAnsi="Times New Roman" w:cs="Times New Roman"/>
        </w:rPr>
      </w:pPr>
      <w:r w:rsidRPr="00F25D03">
        <w:rPr>
          <w:rFonts w:ascii="Times New Roman" w:hAnsi="Times New Roman" w:cs="Times New Roman"/>
        </w:rPr>
        <w:t>Thank you for your consideration of this manuscript.</w:t>
      </w:r>
    </w:p>
    <w:p w14:paraId="3E14272A" w14:textId="262F3ABF" w:rsidR="00183DE4" w:rsidRDefault="00183DE4" w:rsidP="00183DE4"/>
    <w:p w14:paraId="7CED659C" w14:textId="3A6002AA" w:rsidR="00183DE4" w:rsidRDefault="00183DE4" w:rsidP="00183DE4"/>
    <w:p w14:paraId="10530A4E" w14:textId="5CBEFDF1" w:rsidR="00183DE4" w:rsidRDefault="00183DE4" w:rsidP="00183DE4"/>
    <w:p w14:paraId="2620FBD1" w14:textId="77777777" w:rsidR="00183DE4" w:rsidRDefault="00183DE4" w:rsidP="00183DE4"/>
    <w:p w14:paraId="010F43D8" w14:textId="41AA6ECA" w:rsidR="00183DE4" w:rsidRDefault="00183DE4" w:rsidP="00183DE4"/>
    <w:sectPr w:rsidR="00183DE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0" w:author="Alexander Hunt" w:date="2022-01-24T08:40:00Z" w:initials="AH">
    <w:p w14:paraId="3B5316C1" w14:textId="115DDB2E" w:rsidR="00766740" w:rsidRDefault="00766740">
      <w:pPr>
        <w:pStyle w:val="CommentText"/>
      </w:pPr>
      <w:r>
        <w:rPr>
          <w:rStyle w:val="CommentReference"/>
        </w:rPr>
        <w:annotationRef/>
      </w:r>
      <w:r>
        <w:t>Where? Make this easy to find for the reviewer.</w:t>
      </w:r>
    </w:p>
  </w:comment>
  <w:comment w:id="43" w:author="Alexander Hunt" w:date="2022-01-24T08:43:00Z" w:initials="AH">
    <w:p w14:paraId="5B34CF32" w14:textId="57C65351" w:rsidR="00766740" w:rsidRDefault="00766740">
      <w:pPr>
        <w:pStyle w:val="CommentText"/>
      </w:pPr>
      <w:r>
        <w:rPr>
          <w:rStyle w:val="CommentReference"/>
        </w:rPr>
        <w:annotationRef/>
      </w:r>
      <w:r>
        <w:t>Where?</w:t>
      </w:r>
    </w:p>
  </w:comment>
  <w:comment w:id="70" w:author="Alexander Hunt" w:date="2022-01-24T08:52:00Z" w:initials="AH">
    <w:p w14:paraId="1B048AEF" w14:textId="7C149E02" w:rsidR="00766740" w:rsidRDefault="00766740">
      <w:pPr>
        <w:pStyle w:val="CommentText"/>
      </w:pPr>
      <w:r>
        <w:rPr>
          <w:rStyle w:val="CommentReference"/>
        </w:rPr>
        <w:annotationRef/>
      </w:r>
      <w:r>
        <w:t>Always include even just a small change to appease the reviewers.</w:t>
      </w:r>
    </w:p>
  </w:comment>
  <w:comment w:id="78" w:author="Alexander Hunt" w:date="2022-01-24T08:55:00Z" w:initials="AH">
    <w:p w14:paraId="35D18668" w14:textId="01616223" w:rsidR="00766740" w:rsidRDefault="00766740">
      <w:pPr>
        <w:pStyle w:val="CommentText"/>
      </w:pPr>
      <w:r>
        <w:rPr>
          <w:rStyle w:val="CommentReference"/>
        </w:rPr>
        <w:annotationRef/>
      </w:r>
      <w:r>
        <w:t>Where?</w:t>
      </w:r>
    </w:p>
  </w:comment>
  <w:comment w:id="79" w:author="Alexander Hunt" w:date="2022-01-24T08:55:00Z" w:initials="AH">
    <w:p w14:paraId="5810CE23" w14:textId="558A0253" w:rsidR="00766740" w:rsidRDefault="00766740">
      <w:pPr>
        <w:pStyle w:val="CommentText"/>
      </w:pPr>
      <w:r>
        <w:rPr>
          <w:rStyle w:val="CommentReference"/>
        </w:rPr>
        <w:annotationRef/>
      </w:r>
      <w:r>
        <w:t>where?</w:t>
      </w:r>
    </w:p>
  </w:comment>
  <w:comment w:id="81" w:author="Alexander Hunt" w:date="2022-01-24T08:56:00Z" w:initials="AH">
    <w:p w14:paraId="7468AC0F" w14:textId="35C4EC54" w:rsidR="00766740" w:rsidRDefault="00766740">
      <w:pPr>
        <w:pStyle w:val="CommentText"/>
      </w:pPr>
      <w:r>
        <w:rPr>
          <w:rStyle w:val="CommentReference"/>
        </w:rPr>
        <w:annotationRef/>
      </w:r>
      <w:r>
        <w:t xml:space="preserve">Make a change in the </w:t>
      </w:r>
      <w:proofErr w:type="spellStart"/>
      <w:r>
        <w:t>abstact</w:t>
      </w:r>
      <w:proofErr w:type="spellEnd"/>
      <w:r>
        <w:t xml:space="preserve"> to ‘highlight’ our contributions. Even though we do explicitly say already in the introduction: ‘Novel advances of this robot include…’</w:t>
      </w:r>
    </w:p>
    <w:p w14:paraId="20321CAE" w14:textId="77777777" w:rsidR="00766740" w:rsidRDefault="00766740">
      <w:pPr>
        <w:pStyle w:val="CommentText"/>
      </w:pPr>
      <w:r>
        <w:t>Sigh.</w:t>
      </w:r>
    </w:p>
    <w:p w14:paraId="5D413C91" w14:textId="1A2AB41F" w:rsidR="00766740" w:rsidRDefault="00766740">
      <w:pPr>
        <w:pStyle w:val="CommentText"/>
      </w:pPr>
      <w:r>
        <w:t xml:space="preserve">It’s hard, but you can think ‘my fault…I guess I </w:t>
      </w:r>
      <w:proofErr w:type="gramStart"/>
      <w:r>
        <w:t>have to</w:t>
      </w:r>
      <w:proofErr w:type="gramEnd"/>
      <w:r>
        <w:t xml:space="preserve"> make this EVEN MORE OBVIOUS’ such that you are hitting people across the head with what you want them to know/learn.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B5316C1" w15:done="0"/>
  <w15:commentEx w15:paraId="5B34CF32" w15:done="0"/>
  <w15:commentEx w15:paraId="1B048AEF" w15:done="0"/>
  <w15:commentEx w15:paraId="35D18668" w15:done="0"/>
  <w15:commentEx w15:paraId="5810CE23" w15:done="0"/>
  <w15:commentEx w15:paraId="5D413C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98E49A" w16cex:dateUtc="2022-01-24T16:40:00Z"/>
  <w16cex:commentExtensible w16cex:durableId="2598E53D" w16cex:dateUtc="2022-01-24T16:43:00Z"/>
  <w16cex:commentExtensible w16cex:durableId="2598E74C" w16cex:dateUtc="2022-01-24T16:52:00Z"/>
  <w16cex:commentExtensible w16cex:durableId="2598E7F8" w16cex:dateUtc="2022-01-24T16:55:00Z"/>
  <w16cex:commentExtensible w16cex:durableId="2598E80A" w16cex:dateUtc="2022-01-24T16:55:00Z"/>
  <w16cex:commentExtensible w16cex:durableId="2598E84B" w16cex:dateUtc="2022-01-24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B5316C1" w16cid:durableId="2598E49A"/>
  <w16cid:commentId w16cid:paraId="5B34CF32" w16cid:durableId="2598E53D"/>
  <w16cid:commentId w16cid:paraId="1B048AEF" w16cid:durableId="2598E74C"/>
  <w16cid:commentId w16cid:paraId="35D18668" w16cid:durableId="2598E7F8"/>
  <w16cid:commentId w16cid:paraId="5810CE23" w16cid:durableId="2598E80A"/>
  <w16cid:commentId w16cid:paraId="5D413C91" w16cid:durableId="2598E84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exander Hunt">
    <w15:presenceInfo w15:providerId="None" w15:userId="Alexander Hu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DE4"/>
    <w:rsid w:val="00084AD5"/>
    <w:rsid w:val="00183DE4"/>
    <w:rsid w:val="00332C13"/>
    <w:rsid w:val="00376482"/>
    <w:rsid w:val="00766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87E99"/>
  <w15:chartTrackingRefBased/>
  <w15:docId w15:val="{9BB62198-228C-49FE-AC90-E23BD892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83DE4"/>
    <w:pPr>
      <w:widowControl w:val="0"/>
      <w:autoSpaceDE w:val="0"/>
      <w:autoSpaceDN w:val="0"/>
      <w:spacing w:after="0" w:line="240" w:lineRule="auto"/>
      <w:ind w:left="148"/>
    </w:pPr>
    <w:rPr>
      <w:rFonts w:ascii="Century" w:eastAsia="Century" w:hAnsi="Century" w:cs="Century"/>
      <w:sz w:val="20"/>
      <w:szCs w:val="20"/>
    </w:rPr>
  </w:style>
  <w:style w:type="character" w:customStyle="1" w:styleId="BodyTextChar">
    <w:name w:val="Body Text Char"/>
    <w:basedOn w:val="DefaultParagraphFont"/>
    <w:link w:val="BodyText"/>
    <w:uiPriority w:val="1"/>
    <w:rsid w:val="00183DE4"/>
    <w:rPr>
      <w:rFonts w:ascii="Century" w:eastAsia="Century" w:hAnsi="Century" w:cs="Century"/>
      <w:sz w:val="20"/>
      <w:szCs w:val="20"/>
    </w:rPr>
  </w:style>
  <w:style w:type="paragraph" w:styleId="Revision">
    <w:name w:val="Revision"/>
    <w:hidden/>
    <w:uiPriority w:val="99"/>
    <w:semiHidden/>
    <w:rsid w:val="00376482"/>
    <w:pPr>
      <w:spacing w:after="0" w:line="240" w:lineRule="auto"/>
    </w:pPr>
  </w:style>
  <w:style w:type="character" w:styleId="CommentReference">
    <w:name w:val="annotation reference"/>
    <w:basedOn w:val="DefaultParagraphFont"/>
    <w:uiPriority w:val="99"/>
    <w:semiHidden/>
    <w:unhideWhenUsed/>
    <w:rsid w:val="00766740"/>
    <w:rPr>
      <w:sz w:val="16"/>
      <w:szCs w:val="16"/>
    </w:rPr>
  </w:style>
  <w:style w:type="paragraph" w:styleId="CommentText">
    <w:name w:val="annotation text"/>
    <w:basedOn w:val="Normal"/>
    <w:link w:val="CommentTextChar"/>
    <w:uiPriority w:val="99"/>
    <w:semiHidden/>
    <w:unhideWhenUsed/>
    <w:rsid w:val="00766740"/>
    <w:pPr>
      <w:spacing w:line="240" w:lineRule="auto"/>
    </w:pPr>
    <w:rPr>
      <w:sz w:val="20"/>
      <w:szCs w:val="20"/>
    </w:rPr>
  </w:style>
  <w:style w:type="character" w:customStyle="1" w:styleId="CommentTextChar">
    <w:name w:val="Comment Text Char"/>
    <w:basedOn w:val="DefaultParagraphFont"/>
    <w:link w:val="CommentText"/>
    <w:uiPriority w:val="99"/>
    <w:semiHidden/>
    <w:rsid w:val="00766740"/>
    <w:rPr>
      <w:sz w:val="20"/>
      <w:szCs w:val="20"/>
    </w:rPr>
  </w:style>
  <w:style w:type="paragraph" w:styleId="CommentSubject">
    <w:name w:val="annotation subject"/>
    <w:basedOn w:val="CommentText"/>
    <w:next w:val="CommentText"/>
    <w:link w:val="CommentSubjectChar"/>
    <w:uiPriority w:val="99"/>
    <w:semiHidden/>
    <w:unhideWhenUsed/>
    <w:rsid w:val="00766740"/>
    <w:rPr>
      <w:b/>
      <w:bCs/>
    </w:rPr>
  </w:style>
  <w:style w:type="character" w:customStyle="1" w:styleId="CommentSubjectChar">
    <w:name w:val="Comment Subject Char"/>
    <w:basedOn w:val="CommentTextChar"/>
    <w:link w:val="CommentSubject"/>
    <w:uiPriority w:val="99"/>
    <w:semiHidden/>
    <w:rsid w:val="0076674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8</Pages>
  <Words>3840</Words>
  <Characters>21891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Steele, Alexander G</dc:creator>
  <cp:keywords/>
  <dc:description/>
  <cp:lastModifiedBy>Alexander Hunt</cp:lastModifiedBy>
  <cp:revision>2</cp:revision>
  <dcterms:created xsi:type="dcterms:W3CDTF">2022-01-16T21:58:00Z</dcterms:created>
  <dcterms:modified xsi:type="dcterms:W3CDTF">2022-01-24T17:21:00Z</dcterms:modified>
</cp:coreProperties>
</file>